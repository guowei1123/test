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87C98B">
      <w:pPr>
        <w:pStyle w:val="2"/>
        <w:bidi w:val="0"/>
        <w:rPr>
          <w:ins w:id="0" w:author="lmyg" w:date="2025-01-01T11:22:29Z"/>
        </w:rPr>
      </w:pPr>
      <w:del w:id="1" w:author="lmyg" w:date="2025-01-09T16:48:33Z">
        <w:commentRangeStart w:id="0"/>
        <w:r>
          <w:rPr>
            <w:rFonts w:hint="eastAsia"/>
          </w:rPr>
          <w:delText>装</w:delText>
        </w:r>
      </w:del>
      <w:ins w:id="2" w:author="lmyg" w:date="2025-01-09T16:48:31Z">
        <w:r>
          <w:rPr>
            <w:rFonts w:hint="eastAsia"/>
          </w:rPr>
          <w:t>装备制造后市场云平台线上线下资源协同调度研究</w:t>
        </w:r>
      </w:ins>
      <w:del w:id="3" w:author="lmyg" w:date="2025-01-09T16:48:31Z">
        <w:r>
          <w:rPr>
            <w:rFonts w:hint="eastAsia"/>
          </w:rPr>
          <w:delText>备制造后市场服务云平台线上线下资源协同调度研究</w:delText>
        </w:r>
        <w:commentRangeEnd w:id="0"/>
      </w:del>
      <w:del w:id="4" w:author="lmyg" w:date="2025-01-09T16:48:31Z">
        <w:r>
          <w:rPr>
            <w:rFonts w:hint="eastAsia"/>
          </w:rPr>
          <w:commentReference w:id="0"/>
        </w:r>
      </w:del>
    </w:p>
    <w:p w14:paraId="4CC85934">
      <w:pPr>
        <w:rPr>
          <w:ins w:id="5" w:author="lmyg" w:date="2025-01-01T11:22:36Z"/>
          <w:rFonts w:hint="default"/>
          <w:lang w:val="en-US" w:eastAsia="zh-CN"/>
        </w:rPr>
      </w:pPr>
      <w:ins w:id="6" w:author="lmyg" w:date="2025-01-01T11:22:35Z">
        <w:r>
          <w:rPr>
            <w:rFonts w:hint="eastAsia"/>
            <w:lang w:val="en-US" w:eastAsia="zh-CN"/>
          </w:rPr>
          <w:t>线上</w:t>
        </w:r>
      </w:ins>
      <w:ins w:id="7" w:author="lmyg" w:date="2025-01-01T11:22:41Z">
        <w:r>
          <w:rPr>
            <w:rFonts w:hint="eastAsia"/>
            <w:lang w:val="en-US" w:eastAsia="zh-CN"/>
          </w:rPr>
          <w:t>：</w:t>
        </w:r>
      </w:ins>
      <w:ins w:id="8" w:author="lmyg" w:date="2025-01-01T11:24:39Z">
        <w:r>
          <w:rPr>
            <w:rFonts w:hint="eastAsia"/>
            <w:lang w:val="en-US" w:eastAsia="zh-CN"/>
          </w:rPr>
          <w:t>数据</w:t>
        </w:r>
      </w:ins>
      <w:ins w:id="9" w:author="lmyg" w:date="2025-01-01T11:24:48Z">
        <w:r>
          <w:rPr>
            <w:rFonts w:hint="eastAsia"/>
            <w:lang w:val="en-US" w:eastAsia="zh-CN"/>
          </w:rPr>
          <w:t>（</w:t>
        </w:r>
      </w:ins>
      <w:ins w:id="10" w:author="lmyg" w:date="2025-01-01T11:24:54Z">
        <w:r>
          <w:rPr>
            <w:rFonts w:hint="eastAsia"/>
            <w:lang w:val="en-US" w:eastAsia="zh-CN"/>
          </w:rPr>
          <w:t>物流、</w:t>
        </w:r>
      </w:ins>
      <w:ins w:id="11" w:author="lmyg" w:date="2025-01-01T11:24:58Z">
        <w:r>
          <w:rPr>
            <w:rFonts w:hint="eastAsia"/>
            <w:lang w:val="en-US" w:eastAsia="zh-CN"/>
          </w:rPr>
          <w:t>供应商</w:t>
        </w:r>
      </w:ins>
      <w:ins w:id="12" w:author="lmyg" w:date="2025-01-01T11:25:30Z">
        <w:r>
          <w:rPr>
            <w:rFonts w:hint="eastAsia"/>
            <w:lang w:val="en-US" w:eastAsia="zh-CN"/>
          </w:rPr>
          <w:t>、</w:t>
        </w:r>
      </w:ins>
      <w:ins w:id="13" w:author="lmyg" w:date="2025-01-01T11:25:33Z">
        <w:r>
          <w:rPr>
            <w:rFonts w:hint="eastAsia"/>
            <w:lang w:val="en-US" w:eastAsia="zh-CN"/>
          </w:rPr>
          <w:t>服务</w:t>
        </w:r>
      </w:ins>
      <w:ins w:id="14" w:author="lmyg" w:date="2025-01-01T11:25:35Z">
        <w:r>
          <w:rPr>
            <w:rFonts w:hint="eastAsia"/>
            <w:lang w:val="en-US" w:eastAsia="zh-CN"/>
          </w:rPr>
          <w:t>商</w:t>
        </w:r>
      </w:ins>
      <w:ins w:id="15" w:author="lmyg" w:date="2025-01-01T11:27:28Z">
        <w:r>
          <w:rPr>
            <w:rFonts w:hint="eastAsia"/>
            <w:sz w:val="24"/>
            <w:lang w:val="en-US" w:eastAsia="zh-CN"/>
          </w:rPr>
          <w:t>、</w:t>
        </w:r>
      </w:ins>
      <w:ins w:id="16" w:author="lmyg" w:date="2025-01-01T11:27:34Z">
        <w:r>
          <w:rPr>
            <w:rFonts w:hint="eastAsia"/>
            <w:sz w:val="24"/>
            <w:lang w:val="en-US" w:eastAsia="zh-CN"/>
          </w:rPr>
          <w:t>销售</w:t>
        </w:r>
      </w:ins>
      <w:ins w:id="17" w:author="lmyg" w:date="2025-01-01T11:24:48Z">
        <w:r>
          <w:rPr>
            <w:rFonts w:hint="eastAsia"/>
            <w:lang w:val="en-US" w:eastAsia="zh-CN"/>
          </w:rPr>
          <w:t>）</w:t>
        </w:r>
      </w:ins>
      <w:ins w:id="18" w:author="lmyg" w:date="2025-01-01T11:24:41Z">
        <w:r>
          <w:rPr>
            <w:rFonts w:hint="eastAsia"/>
            <w:lang w:val="en-US" w:eastAsia="zh-CN"/>
          </w:rPr>
          <w:t>软件</w:t>
        </w:r>
      </w:ins>
    </w:p>
    <w:p w14:paraId="6FE066C5">
      <w:pPr>
        <w:rPr>
          <w:rFonts w:hint="default"/>
          <w:lang w:val="en-US" w:eastAsia="zh-CN"/>
        </w:rPr>
      </w:pPr>
      <w:ins w:id="19" w:author="lmyg" w:date="2025-01-01T11:22:38Z">
        <w:r>
          <w:rPr>
            <w:rFonts w:hint="eastAsia"/>
            <w:lang w:val="en-US" w:eastAsia="zh-CN"/>
          </w:rPr>
          <w:t>线下</w:t>
        </w:r>
      </w:ins>
      <w:ins w:id="20" w:author="lmyg" w:date="2025-01-01T11:22:50Z">
        <w:r>
          <w:rPr>
            <w:rFonts w:hint="eastAsia"/>
            <w:lang w:val="en-US" w:eastAsia="zh-CN"/>
          </w:rPr>
          <w:t>：</w:t>
        </w:r>
      </w:ins>
      <w:ins w:id="21" w:author="lmyg" w:date="2025-01-01T11:24:45Z">
        <w:r>
          <w:rPr>
            <w:rFonts w:hint="eastAsia"/>
            <w:lang w:val="en-US" w:eastAsia="zh-CN"/>
          </w:rPr>
          <w:t>原材料</w:t>
        </w:r>
      </w:ins>
      <w:ins w:id="22" w:author="lmyg" w:date="2025-01-01T11:24:46Z">
        <w:r>
          <w:rPr>
            <w:rFonts w:hint="eastAsia"/>
            <w:lang w:val="en-US" w:eastAsia="zh-CN"/>
          </w:rPr>
          <w:t>、</w:t>
        </w:r>
      </w:ins>
      <w:ins w:id="23" w:author="lmyg" w:date="2025-01-01T11:25:18Z">
        <w:r>
          <w:rPr>
            <w:rFonts w:hint="eastAsia"/>
            <w:lang w:val="en-US" w:eastAsia="zh-CN"/>
          </w:rPr>
          <w:t>人力</w:t>
        </w:r>
      </w:ins>
      <w:ins w:id="24" w:author="lmyg" w:date="2025-01-01T11:25:20Z">
        <w:r>
          <w:rPr>
            <w:rFonts w:hint="eastAsia"/>
            <w:lang w:val="en-US" w:eastAsia="zh-CN"/>
          </w:rPr>
          <w:t>资源</w:t>
        </w:r>
      </w:ins>
      <w:ins w:id="25" w:author="lmyg" w:date="2025-01-01T11:27:51Z">
        <w:r>
          <w:rPr>
            <w:rFonts w:hint="eastAsia"/>
            <w:sz w:val="24"/>
            <w:lang w:val="en-US" w:eastAsia="zh-CN"/>
          </w:rPr>
          <w:t>、</w:t>
        </w:r>
      </w:ins>
      <w:ins w:id="26" w:author="lmyg" w:date="2025-01-01T11:27:53Z">
        <w:r>
          <w:rPr>
            <w:rFonts w:hint="eastAsia"/>
            <w:sz w:val="24"/>
            <w:lang w:val="en-US" w:eastAsia="zh-CN"/>
          </w:rPr>
          <w:t>物流</w:t>
        </w:r>
      </w:ins>
    </w:p>
    <w:p w14:paraId="616B916F">
      <w:pPr>
        <w:pStyle w:val="3"/>
        <w:numPr>
          <w:ilvl w:val="0"/>
          <w:numId w:val="1"/>
        </w:numPr>
        <w:bidi w:val="0"/>
        <w:rPr>
          <w:ins w:id="27" w:author="lmyg" w:date="2025-01-25T19:43:40Z"/>
          <w:rFonts w:hint="default"/>
          <w:lang w:val="en-US" w:eastAsia="zh-CN"/>
        </w:rPr>
      </w:pPr>
      <w:ins w:id="28" w:author="lmyg" w:date="2025-01-25T19:42:42Z">
        <w:r>
          <w:rPr>
            <w:rFonts w:hint="eastAsia"/>
            <w:b/>
            <w:lang w:val="en-US" w:eastAsia="zh-CN"/>
          </w:rPr>
          <w:t>引言</w:t>
        </w:r>
      </w:ins>
    </w:p>
    <w:p w14:paraId="7BDA0C6F">
      <w:pPr>
        <w:bidi w:val="0"/>
        <w:ind w:firstLine="480" w:firstLineChars="200"/>
        <w:rPr>
          <w:ins w:id="30" w:author="lmyg" w:date="2025-02-06T20:06:54Z"/>
          <w:rFonts w:hint="eastAsia"/>
          <w:lang w:val="en-US" w:eastAsia="zh-CN"/>
        </w:rPr>
        <w:pPrChange w:id="29" w:author="lmyg" w:date="2025-01-25T19:44:15Z">
          <w:pPr>
            <w:pStyle w:val="3"/>
            <w:numPr>
              <w:ilvl w:val="0"/>
              <w:numId w:val="1"/>
            </w:numPr>
            <w:bidi w:val="0"/>
          </w:pPr>
        </w:pPrChange>
      </w:pPr>
      <w:ins w:id="31" w:author="lmyg" w:date="2025-02-06T20:06:54Z">
        <w:r>
          <w:rPr>
            <w:rFonts w:hint="eastAsia"/>
            <w:lang w:val="en-US" w:eastAsia="zh-CN"/>
          </w:rPr>
          <w:t>作为全球制造业的核心引擎，中国制造业增加值在2024年已达到33.55万亿元，占全国GDP总量的24.9%，其规模与贡献率稳居国民经济支柱地位。其中，装备制造业表现尤为突出，2024年规模以上装备制造业增加值占工业增加值比重达34.6%，占制造业整体比重接近50%。这一庞大的产业基础催生了潜力巨大的后市场服务需求，涵盖设备维护、技术升级、再制造等领域。据统计，2023年我国装备制造业后市场规模已突破万亿级，且伴随设备保有量持续攀升，其增长空间将进一步扩大。</w:t>
        </w:r>
      </w:ins>
    </w:p>
    <w:p w14:paraId="01D5C007">
      <w:pPr>
        <w:bidi w:val="0"/>
        <w:ind w:firstLine="480" w:firstLineChars="200"/>
        <w:rPr>
          <w:ins w:id="33" w:author="lmyg" w:date="2025-02-06T20:06:54Z"/>
          <w:rFonts w:hint="eastAsia"/>
          <w:lang w:val="en-US" w:eastAsia="zh-CN"/>
        </w:rPr>
        <w:pPrChange w:id="32" w:author="lmyg" w:date="2025-01-25T19:44:15Z">
          <w:pPr>
            <w:pStyle w:val="3"/>
            <w:numPr>
              <w:ilvl w:val="0"/>
              <w:numId w:val="1"/>
            </w:numPr>
            <w:bidi w:val="0"/>
          </w:pPr>
        </w:pPrChange>
      </w:pPr>
      <w:ins w:id="34" w:author="lmyg" w:date="2025-02-06T20:06:54Z">
        <w:r>
          <w:rPr>
            <w:rFonts w:hint="eastAsia"/>
            <w:lang w:val="en-US" w:eastAsia="zh-CN"/>
          </w:rPr>
          <w:t>在数字化转型浪潮下，装备制造后市场服务云平台通过整合线上线下资源，正成为行业效率提升的关键驱动力。线上维度涵盖物流数据、供应商网络、服务商协同及销售信息等数字化资源；线下维度则涉及原材料调配、人力资源配置与实体物流网络</w:t>
        </w:r>
        <w:commentRangeStart w:id="1"/>
        <w:r>
          <w:rPr>
            <w:rFonts w:hint="eastAsia"/>
            <w:lang w:val="en-US" w:eastAsia="zh-CN"/>
          </w:rPr>
          <w:t>。然而，跨主体、跨业务的资源协同调度仍面临显著挑战——如何实现需求敏捷响应与服务效率最优，成为制约后市场服务云平台发展的核心问题。</w:t>
        </w:r>
        <w:commentRangeEnd w:id="1"/>
      </w:ins>
      <w:r>
        <w:commentReference w:id="1"/>
      </w:r>
    </w:p>
    <w:p w14:paraId="386CFE40">
      <w:pPr>
        <w:bidi w:val="0"/>
        <w:ind w:firstLine="480" w:firstLineChars="200"/>
        <w:rPr>
          <w:rFonts w:hint="eastAsia"/>
          <w:lang w:val="en-US" w:eastAsia="zh-CN"/>
        </w:rPr>
      </w:pPr>
      <w:ins w:id="35" w:author="lmyg" w:date="2025-02-06T20:06:54Z">
        <w:r>
          <w:rPr>
            <w:rFonts w:hint="eastAsia"/>
            <w:lang w:val="en-US" w:eastAsia="zh-CN"/>
          </w:rPr>
          <w:t>政策层面亦对此高度重视。2024年，工信部与市场监管总局联合启动智能制造系统解决方案“揭榜挂帅”计划，旨在推动自主可控、可复制的智能服务技术落地，加速云平台生态建设。</w:t>
        </w:r>
      </w:ins>
      <w:commentRangeStart w:id="2"/>
      <w:r>
        <w:rPr>
          <w:rFonts w:hint="eastAsia"/>
          <w:lang w:val="en-US" w:eastAsia="zh-CN"/>
        </w:rPr>
        <w:t xml:space="preserve">装备制造后市场云平台线上线下资源协调调度逐步受到越来越多学者的关注。相比于传统制造车间调度问题，装备制造后市场云平台线上线下资源协调调度问题更为复杂多样。 </w:t>
      </w:r>
    </w:p>
    <w:p w14:paraId="0EC5CE47">
      <w:pPr>
        <w:bidi w:val="0"/>
        <w:ind w:firstLine="480" w:firstLineChars="200"/>
        <w:rPr>
          <w:rFonts w:hint="eastAsia"/>
          <w:lang w:val="en-US" w:eastAsia="zh-CN"/>
        </w:rPr>
      </w:pPr>
      <w:r>
        <w:rPr>
          <w:rFonts w:hint="eastAsia"/>
          <w:lang w:val="en-US" w:eastAsia="zh-CN"/>
        </w:rPr>
        <w:t>（</w:t>
      </w:r>
      <w:r>
        <w:rPr>
          <w:rFonts w:hint="default"/>
          <w:lang w:val="en-US" w:eastAsia="zh-CN"/>
        </w:rPr>
        <w:t>1</w:t>
      </w:r>
      <w:r>
        <w:rPr>
          <w:rFonts w:hint="eastAsia"/>
          <w:lang w:val="en-US" w:eastAsia="zh-CN"/>
        </w:rPr>
        <w:t xml:space="preserve">）调度资源复杂 </w:t>
      </w:r>
    </w:p>
    <w:p w14:paraId="2D4F25CF">
      <w:pPr>
        <w:bidi w:val="0"/>
        <w:ind w:firstLine="480" w:firstLineChars="200"/>
        <w:rPr>
          <w:rFonts w:hint="eastAsia"/>
          <w:lang w:val="en-US" w:eastAsia="zh-CN"/>
        </w:rPr>
      </w:pPr>
      <w:r>
        <w:rPr>
          <w:rFonts w:hint="eastAsia"/>
          <w:lang w:val="en-US" w:eastAsia="zh-CN"/>
        </w:rPr>
        <w:t>在供应链调度资源方面，传统企业能够调度的制造资源大都局限于自身企业范围内，对其他企业的资源不具有调度权。而装备制造供应链调度的资源包含了供应商、制造商和其他链上企业的制造资源和能力，例如原材料的配送、生产设备的排产以及生产运输工具的选择等。</w:t>
      </w:r>
    </w:p>
    <w:p w14:paraId="0D0EA457">
      <w:pPr>
        <w:bidi w:val="0"/>
        <w:ind w:firstLine="480" w:firstLineChars="200"/>
        <w:rPr>
          <w:rFonts w:hint="eastAsia"/>
          <w:lang w:val="en-US" w:eastAsia="zh-CN"/>
        </w:rPr>
      </w:pPr>
      <w:r>
        <w:rPr>
          <w:rFonts w:hint="eastAsia"/>
          <w:lang w:val="en-US" w:eastAsia="zh-CN"/>
        </w:rPr>
        <w:t>（</w:t>
      </w:r>
      <w:r>
        <w:rPr>
          <w:rFonts w:hint="default"/>
          <w:lang w:val="en-US" w:eastAsia="zh-CN"/>
        </w:rPr>
        <w:t>2</w:t>
      </w:r>
      <w:r>
        <w:rPr>
          <w:rFonts w:hint="eastAsia"/>
          <w:lang w:val="en-US" w:eastAsia="zh-CN"/>
        </w:rPr>
        <w:t xml:space="preserve">）供应链结构复杂 </w:t>
      </w:r>
    </w:p>
    <w:p w14:paraId="2EB3F663">
      <w:pPr>
        <w:bidi w:val="0"/>
        <w:ind w:firstLine="480" w:firstLineChars="200"/>
        <w:rPr>
          <w:rFonts w:hint="eastAsia"/>
          <w:lang w:val="en-US" w:eastAsia="zh-CN"/>
        </w:rPr>
      </w:pPr>
      <w:r>
        <w:rPr>
          <w:rFonts w:hint="eastAsia"/>
          <w:lang w:val="en-US" w:eastAsia="zh-CN"/>
        </w:rPr>
        <w:t>装备制造供应链中，制造资源分布于不同地理位置，具有大规模异质、动态的制造资源和能力，供应链节点企业数量众多，节点企业凭借专注于某一领域的核心优势参与到装备制造过程中，以形成供应链的整体竞争优势。</w:t>
      </w:r>
    </w:p>
    <w:p w14:paraId="7E177593">
      <w:pPr>
        <w:bidi w:val="0"/>
        <w:ind w:firstLine="480" w:firstLineChars="200"/>
        <w:rPr>
          <w:rFonts w:hint="eastAsia"/>
          <w:lang w:val="en-US" w:eastAsia="zh-CN"/>
        </w:rPr>
      </w:pPr>
      <w:r>
        <w:rPr>
          <w:rFonts w:hint="eastAsia"/>
          <w:lang w:val="en-US" w:eastAsia="zh-CN"/>
        </w:rPr>
        <w:t>（</w:t>
      </w:r>
      <w:r>
        <w:rPr>
          <w:rFonts w:hint="default"/>
          <w:lang w:val="en-US" w:eastAsia="zh-CN"/>
        </w:rPr>
        <w:t>3</w:t>
      </w:r>
      <w:r>
        <w:rPr>
          <w:rFonts w:hint="eastAsia"/>
          <w:lang w:val="en-US" w:eastAsia="zh-CN"/>
        </w:rPr>
        <w:t xml:space="preserve">）协调难度大 </w:t>
      </w:r>
    </w:p>
    <w:p w14:paraId="48DE4A35">
      <w:pPr>
        <w:bidi w:val="0"/>
        <w:ind w:firstLine="480" w:firstLineChars="200"/>
        <w:rPr>
          <w:rFonts w:hint="eastAsia"/>
          <w:lang w:val="en-US" w:eastAsia="zh-CN"/>
        </w:rPr>
      </w:pPr>
      <w:r>
        <w:rPr>
          <w:rFonts w:hint="eastAsia"/>
          <w:lang w:val="en-US" w:eastAsia="zh-CN"/>
        </w:rPr>
        <w:t>在供应链协调主体方面，以往的生产调度主体只涉及企业自身，而装备制造供应链则涉及多个独立利益主体的协调。装备制造供应链上节点企业具有自身利益考量，相互之间不存在严格的统属关系，并且制造信息并不完全共享，制造任务呈现跨区域、多环节、多企业参与的特点，企业间的协调调度决策存在利益博弈，协调难度较大。</w:t>
      </w:r>
    </w:p>
    <w:p w14:paraId="128D3831">
      <w:pPr>
        <w:bidi w:val="0"/>
        <w:ind w:firstLine="480" w:firstLineChars="200"/>
        <w:rPr>
          <w:rFonts w:hint="eastAsia"/>
          <w:lang w:val="en-US" w:eastAsia="zh-CN"/>
        </w:rPr>
      </w:pPr>
      <w:r>
        <w:rPr>
          <w:rFonts w:hint="eastAsia"/>
          <w:lang w:val="en-US" w:eastAsia="zh-CN"/>
        </w:rPr>
        <w:t>（4）动态变化</w:t>
      </w:r>
    </w:p>
    <w:p w14:paraId="5C30C87D">
      <w:pPr>
        <w:bidi w:val="0"/>
        <w:ind w:firstLine="480" w:firstLineChars="200"/>
        <w:rPr>
          <w:rFonts w:hint="eastAsia"/>
          <w:lang w:val="en-US" w:eastAsia="zh-CN"/>
        </w:rPr>
        <w:pPrChange w:id="36" w:author="lmyg" w:date="2025-01-25T19:44:15Z">
          <w:pPr>
            <w:pStyle w:val="3"/>
            <w:numPr>
              <w:ilvl w:val="0"/>
              <w:numId w:val="1"/>
            </w:numPr>
            <w:bidi w:val="0"/>
          </w:pPr>
        </w:pPrChange>
      </w:pPr>
      <w:r>
        <w:rPr>
          <w:rFonts w:hint="eastAsia"/>
          <w:lang w:val="en-US" w:eastAsia="zh-CN"/>
        </w:rPr>
        <w:t>装备制造供应链企业之间存在管理、规范、信息化水平等差异，并且供应链企业需兼顾企业内部制造任务和突发干扰事件，导致制造资源可用时段及可用量不确定，供应链调度处于动态变化中。面对复杂多变的装备制造供应链，高效的协调调度方案可以有效降低供应链整体成本，进而提升装备制造供应链企业的核心竞争力。</w:t>
      </w:r>
      <w:commentRangeEnd w:id="2"/>
      <w:r>
        <w:commentReference w:id="2"/>
      </w:r>
    </w:p>
    <w:p w14:paraId="661990F3">
      <w:pPr>
        <w:bidi w:val="0"/>
        <w:ind w:firstLine="480" w:firstLineChars="200"/>
        <w:rPr>
          <w:rFonts w:hint="eastAsia"/>
          <w:lang w:val="en-US" w:eastAsia="zh-CN"/>
        </w:rPr>
        <w:pPrChange w:id="37" w:author="lmyg" w:date="2025-01-25T19:44:15Z">
          <w:pPr>
            <w:pStyle w:val="3"/>
            <w:numPr>
              <w:ilvl w:val="0"/>
              <w:numId w:val="1"/>
            </w:numPr>
            <w:bidi w:val="0"/>
          </w:pPr>
        </w:pPrChange>
      </w:pPr>
      <w:ins w:id="38" w:author="lmyg" w:date="2025-02-06T20:06:54Z">
        <w:r>
          <w:rPr>
            <w:rFonts w:hint="eastAsia"/>
            <w:lang w:val="en-US" w:eastAsia="zh-CN"/>
          </w:rPr>
          <w:t>在此背景下，本研究聚焦装备制造后市场服务云平台的资源协同调度机制，旨在通过算法优化与模式创新，解决多主体协同效率瓶颈，为行业数字化转型提供理论支撑与实践路径。</w:t>
        </w:r>
      </w:ins>
      <w:del w:id="39" w:author="lmyg" w:date="2025-02-06T20:06:53Z">
        <w:r>
          <w:rPr>
            <w:rFonts w:hint="eastAsia"/>
            <w:lang w:val="en-US" w:eastAsia="zh-CN"/>
          </w:rPr>
          <w:commentReference w:id="3"/>
        </w:r>
      </w:del>
    </w:p>
    <w:p w14:paraId="3ACF648D">
      <w:pPr>
        <w:bidi w:val="0"/>
        <w:rPr>
          <w:rFonts w:hint="eastAsia"/>
          <w:lang w:val="en-US" w:eastAsia="zh-CN"/>
        </w:rPr>
        <w:pPrChange w:id="40" w:author="lmyg" w:date="2025-01-25T19:44:15Z">
          <w:pPr>
            <w:pStyle w:val="3"/>
            <w:numPr>
              <w:ilvl w:val="0"/>
              <w:numId w:val="1"/>
            </w:numPr>
            <w:bidi w:val="0"/>
          </w:pPr>
        </w:pPrChange>
      </w:pPr>
      <w:r>
        <w:rPr>
          <w:rFonts w:hint="eastAsia"/>
          <w:lang w:val="en-US" w:eastAsia="zh-CN"/>
        </w:rPr>
        <w:br w:type="page"/>
      </w:r>
    </w:p>
    <w:p w14:paraId="3F715404">
      <w:pPr>
        <w:bidi w:val="0"/>
        <w:ind w:firstLine="480" w:firstLineChars="200"/>
        <w:rPr>
          <w:rFonts w:hint="default"/>
          <w:lang w:val="en-US" w:eastAsia="zh-CN"/>
        </w:rPr>
        <w:pPrChange w:id="41" w:author="lmyg" w:date="2025-01-25T19:44:15Z">
          <w:pPr>
            <w:pStyle w:val="3"/>
            <w:numPr>
              <w:ilvl w:val="0"/>
              <w:numId w:val="1"/>
            </w:numPr>
            <w:bidi w:val="0"/>
          </w:pPr>
        </w:pPrChange>
      </w:pPr>
      <w:del w:id="42" w:author="lmyg" w:date="2025-01-25T19:42:40Z">
        <w:r>
          <w:rPr>
            <w:rFonts w:hint="eastAsia"/>
            <w:lang w:val="en-US" w:eastAsia="zh-CN"/>
          </w:rPr>
          <w:delText>绪论</w:delText>
        </w:r>
      </w:del>
    </w:p>
    <w:p w14:paraId="203438F0">
      <w:pPr>
        <w:pStyle w:val="3"/>
        <w:numPr>
          <w:ilvl w:val="0"/>
          <w:numId w:val="1"/>
        </w:numPr>
        <w:bidi w:val="0"/>
        <w:ind w:left="0" w:leftChars="0" w:firstLine="0" w:firstLineChars="0"/>
        <w:rPr>
          <w:rFonts w:hint="eastAsia"/>
          <w:lang w:val="en-US" w:eastAsia="zh-CN"/>
        </w:rPr>
      </w:pPr>
      <w:ins w:id="43" w:author="lmyg" w:date="2025-01-25T19:43:10Z">
        <w:r>
          <w:rPr>
            <w:rFonts w:hint="eastAsia"/>
            <w:lang w:val="en-US" w:eastAsia="zh-CN"/>
          </w:rPr>
          <w:t>文献</w:t>
        </w:r>
      </w:ins>
      <w:ins w:id="44" w:author="lmyg" w:date="2025-01-25T19:43:16Z">
        <w:r>
          <w:rPr>
            <w:rFonts w:hint="eastAsia"/>
            <w:lang w:val="en-US" w:eastAsia="zh-CN"/>
          </w:rPr>
          <w:t>综</w:t>
        </w:r>
      </w:ins>
      <w:ins w:id="45" w:author="lmyg" w:date="2025-01-25T19:43:28Z">
        <w:r>
          <w:rPr>
            <w:rFonts w:hint="eastAsia"/>
            <w:lang w:val="en-US" w:eastAsia="zh-CN"/>
          </w:rPr>
          <w:t>述</w:t>
        </w:r>
      </w:ins>
      <w:del w:id="46" w:author="lmyg" w:date="2025-01-25T19:43:08Z">
        <w:r>
          <w:rPr>
            <w:rFonts w:hint="eastAsia"/>
            <w:lang w:val="en-US" w:eastAsia="zh-CN"/>
          </w:rPr>
          <w:delText>研究</w:delText>
        </w:r>
      </w:del>
      <w:del w:id="47" w:author="lmyg" w:date="2025-01-25T19:43:07Z">
        <w:r>
          <w:rPr>
            <w:rFonts w:hint="eastAsia"/>
            <w:lang w:val="en-US" w:eastAsia="zh-CN"/>
          </w:rPr>
          <w:delText>背景</w:delText>
        </w:r>
      </w:del>
    </w:p>
    <w:p w14:paraId="5BDCD7A0">
      <w:pPr>
        <w:pStyle w:val="4"/>
        <w:bidi w:val="0"/>
        <w:rPr>
          <w:ins w:id="48" w:author="lmyg" w:date="2025-02-06T19:59:18Z"/>
          <w:rFonts w:hint="eastAsia"/>
          <w:lang w:val="en-US" w:eastAsia="zh-CN"/>
        </w:rPr>
      </w:pPr>
      <w:r>
        <w:rPr>
          <w:rFonts w:hint="eastAsia"/>
          <w:lang w:val="en-US" w:eastAsia="zh-CN"/>
        </w:rPr>
        <w:t>2.1 装备制造后服务市场云平台</w:t>
      </w:r>
    </w:p>
    <w:p w14:paraId="78F9E945">
      <w:pPr>
        <w:bidi w:val="0"/>
        <w:ind w:firstLine="480" w:firstLineChars="200"/>
        <w:rPr>
          <w:rFonts w:hint="eastAsia"/>
          <w:lang w:val="en-US" w:eastAsia="zh-CN"/>
        </w:rPr>
        <w:pPrChange w:id="49" w:author="lmyg" w:date="2025-02-06T20:00:54Z">
          <w:pPr>
            <w:pStyle w:val="4"/>
            <w:bidi w:val="0"/>
          </w:pPr>
        </w:pPrChange>
      </w:pPr>
      <w:r>
        <w:rPr>
          <w:rFonts w:hint="default"/>
          <w:lang w:val="en-US" w:eastAsia="zh-CN"/>
        </w:rPr>
        <w:t>随着制造业的不断发展和技术的进步，装备制造后服务市场的重要性日益凸显。特别是在数字化转型的大背景下，如何有效利用云平台技术来提升装备制造后服务市场的效率和质量，已成为当前研究的热点。</w:t>
      </w:r>
      <w:r>
        <w:rPr>
          <w:rFonts w:hint="eastAsia"/>
          <w:lang w:val="en-US" w:eastAsia="zh-CN"/>
        </w:rPr>
        <w:t>本节将从装备后服务市场发展趋势、装备制造后服务市场平台架构、装备制造后服务市场平台协同调度技术突破三个维度梳理相关研究进展。</w:t>
      </w:r>
    </w:p>
    <w:p w14:paraId="482260B6">
      <w:pPr>
        <w:numPr>
          <w:ilvl w:val="0"/>
          <w:numId w:val="2"/>
        </w:numPr>
        <w:bidi w:val="0"/>
        <w:ind w:firstLine="480" w:firstLineChars="200"/>
        <w:rPr>
          <w:rFonts w:hint="eastAsia"/>
          <w:lang w:val="en-US" w:eastAsia="zh-CN"/>
        </w:rPr>
        <w:pPrChange w:id="50" w:author="lmyg" w:date="2025-02-06T20:00:54Z">
          <w:pPr>
            <w:pStyle w:val="4"/>
            <w:bidi w:val="0"/>
          </w:pPr>
        </w:pPrChange>
      </w:pPr>
      <w:r>
        <w:rPr>
          <w:rFonts w:hint="eastAsia"/>
          <w:lang w:val="en-US" w:eastAsia="zh-CN"/>
        </w:rPr>
        <w:t>装备后服务市场发展趋势</w:t>
      </w:r>
    </w:p>
    <w:p w14:paraId="51432948">
      <w:pPr>
        <w:bidi w:val="0"/>
        <w:ind w:firstLine="480" w:firstLineChars="200"/>
        <w:rPr>
          <w:rFonts w:hint="default"/>
          <w:lang w:val="en-US" w:eastAsia="zh-CN"/>
        </w:rPr>
        <w:pPrChange w:id="51" w:author="lmyg" w:date="2025-02-06T20:00:54Z">
          <w:pPr>
            <w:pStyle w:val="4"/>
            <w:bidi w:val="0"/>
          </w:pPr>
        </w:pPrChange>
      </w:pPr>
      <w:r>
        <w:rPr>
          <w:rFonts w:hint="eastAsia"/>
          <w:lang w:val="en-US" w:eastAsia="zh-CN"/>
        </w:rPr>
        <w:t>随着全球经济的深入发展，装备制造后服务市场正逐步形成一个连接制造商与用户的重要桥梁，其重要性在于能够有效提高产品的价值链，延长产品生命周期，并为用户提供更加全面的服务体验。李峰</w:t>
      </w:r>
      <w:r>
        <w:rPr>
          <w:rFonts w:hint="eastAsia"/>
          <w:vertAlign w:val="superscript"/>
          <w:lang w:val="en-US" w:eastAsia="zh-CN"/>
        </w:rPr>
        <w:t>[2]</w:t>
      </w:r>
      <w:r>
        <w:rPr>
          <w:rFonts w:hint="eastAsia"/>
          <w:lang w:val="en-US" w:eastAsia="zh-CN"/>
        </w:rPr>
        <w:t>提出农机装备服务型网络协同制造模式构建及价值分配策略，为农机装备产业集聚区企业服务化转型,以及新型协同制造模式的构筑提供了理论依据,在当前国家政策的大力支持下,对提升中国农机装备制造产业高质量发展具有重要的现实意义。姜亚文</w:t>
      </w:r>
      <w:r>
        <w:rPr>
          <w:rFonts w:hint="eastAsia"/>
          <w:vertAlign w:val="superscript"/>
          <w:lang w:val="en-US" w:eastAsia="zh-CN"/>
        </w:rPr>
        <w:t>[2]</w:t>
      </w:r>
      <w:r>
        <w:rPr>
          <w:rFonts w:hint="eastAsia"/>
          <w:lang w:val="en-US" w:eastAsia="zh-CN"/>
        </w:rPr>
        <w:t>构建了农机装备制造企业主导的服务生态系统,并基于共生理论构建共生演化模型,对系统演化过程进行阶段划分。李彦平等</w:t>
      </w:r>
      <w:r>
        <w:rPr>
          <w:rFonts w:hint="eastAsia"/>
          <w:vertAlign w:val="superscript"/>
          <w:lang w:val="en-US" w:eastAsia="zh-CN"/>
        </w:rPr>
        <w:t>[1]</w:t>
      </w:r>
      <w:r>
        <w:rPr>
          <w:rFonts w:hint="eastAsia"/>
          <w:lang w:val="en-US" w:eastAsia="zh-CN"/>
        </w:rPr>
        <w:t>在其研究中指出，数字化建设是推动装备制造后服务市场创新发展的关键因素，能够有效提升服务效率和质量。</w:t>
      </w:r>
    </w:p>
    <w:p w14:paraId="54CB84FA">
      <w:pPr>
        <w:bidi w:val="0"/>
        <w:ind w:firstLine="480" w:firstLineChars="200"/>
        <w:rPr>
          <w:rFonts w:hint="eastAsia"/>
          <w:lang w:val="en-US" w:eastAsia="zh-CN"/>
        </w:rPr>
        <w:pPrChange w:id="52" w:author="lmyg" w:date="2025-02-06T20:00:54Z">
          <w:pPr>
            <w:pStyle w:val="4"/>
            <w:bidi w:val="0"/>
          </w:pPr>
        </w:pPrChange>
      </w:pPr>
      <w:r>
        <w:rPr>
          <w:rFonts w:hint="eastAsia"/>
          <w:lang w:val="en-US" w:eastAsia="zh-CN"/>
        </w:rPr>
        <w:t>（2）装备制造后服务市场平台架构</w:t>
      </w:r>
    </w:p>
    <w:p w14:paraId="705506B6">
      <w:pPr>
        <w:bidi w:val="0"/>
        <w:ind w:firstLine="480" w:firstLineChars="200"/>
        <w:rPr>
          <w:rFonts w:hint="eastAsia"/>
          <w:lang w:val="en-US" w:eastAsia="zh-CN"/>
        </w:rPr>
        <w:pPrChange w:id="53" w:author="lmyg" w:date="2025-02-06T20:00:54Z">
          <w:pPr>
            <w:pStyle w:val="4"/>
            <w:bidi w:val="0"/>
          </w:pPr>
        </w:pPrChange>
      </w:pPr>
      <w:r>
        <w:rPr>
          <w:rFonts w:hint="eastAsia"/>
          <w:lang w:val="en-US" w:eastAsia="zh-CN"/>
        </w:rPr>
        <w:t>现有研究普遍将后市场服务云平台定义为基于工业互联网的开放式生态系统，涵盖设备监控、故障预警、备件供应、远程运维等功能模块。</w:t>
      </w:r>
      <w:r>
        <w:rPr>
          <w:rFonts w:hint="eastAsia"/>
          <w:color w:val="auto"/>
          <w:lang w:val="en-US" w:eastAsia="zh-CN"/>
        </w:rPr>
        <w:t>黎小华等</w:t>
      </w:r>
      <w:r>
        <w:rPr>
          <w:rFonts w:hint="eastAsia"/>
          <w:color w:val="auto"/>
          <w:vertAlign w:val="superscript"/>
          <w:lang w:val="en-US" w:eastAsia="zh-CN"/>
        </w:rPr>
        <w:t>[1]</w:t>
      </w:r>
      <w:r>
        <w:rPr>
          <w:rFonts w:hint="eastAsia"/>
          <w:color w:val="auto"/>
          <w:lang w:val="en-US" w:eastAsia="zh-CN"/>
        </w:rPr>
        <w:t>集中于供应链端，提出将供应链协同、供应链追溯、供应链赋能、供应链大数据分析和供应链决策等一系列数字化制造核心应用服务开放给供应链企业，提升主机厂自身的供应链协同管控能力和产业链生态数字化制造能力。</w:t>
      </w:r>
      <w:r>
        <w:rPr>
          <w:rFonts w:hint="eastAsia"/>
          <w:lang w:val="en-US" w:eastAsia="zh-CN"/>
        </w:rPr>
        <w:t>刘敏等</w:t>
      </w:r>
      <w:r>
        <w:rPr>
          <w:rFonts w:hint="eastAsia"/>
          <w:vertAlign w:val="superscript"/>
          <w:lang w:val="en-US" w:eastAsia="zh-CN"/>
        </w:rPr>
        <w:t>[2]</w:t>
      </w:r>
      <w:r>
        <w:rPr>
          <w:rFonts w:hint="eastAsia"/>
          <w:lang w:val="en-US" w:eastAsia="zh-CN"/>
        </w:rPr>
        <w:t>提出了基于云平台的智能服务化升级模式，利用云平台的大数据，分析客户需求和客户偏好，建立快速精准的模块匹配，基于大数据的分析实现制造体系流程的智能化服务，达成在全球价值链上高度拓展的一种模式。杨广龙等</w:t>
      </w:r>
      <w:r>
        <w:rPr>
          <w:rFonts w:hint="eastAsia"/>
          <w:vertAlign w:val="superscript"/>
          <w:lang w:val="en-US" w:eastAsia="zh-CN"/>
        </w:rPr>
        <w:t>[3]</w:t>
      </w:r>
      <w:r>
        <w:rPr>
          <w:rFonts w:hint="eastAsia"/>
          <w:lang w:val="en-US" w:eastAsia="zh-CN"/>
        </w:rPr>
        <w:t>基于业界领先的“端 - 边 - 管 - 云”物联网四层架构体系，聚焦装备制造业的行业属性，以轨道交通行业为切入点，搭建具有行业特色的物联网平台，并形成了面向企业内部生产制造、面向外部业主车辆智慧运营的应用支撑体系。</w:t>
      </w:r>
      <w:r>
        <w:rPr>
          <w:rFonts w:hint="eastAsia"/>
          <w:color w:val="auto"/>
          <w:lang w:val="en-US" w:eastAsia="zh-CN"/>
        </w:rPr>
        <w:t>政策层面，2024年工信部“揭榜挂帅”计划明确要求平台需支持自主可控的智能服务技术，推动供应链上下游数据互通（《中国工业互联网发展报告（2023）》）。</w:t>
      </w:r>
    </w:p>
    <w:p w14:paraId="1C5B7962">
      <w:pPr>
        <w:bidi w:val="0"/>
        <w:ind w:firstLine="480" w:firstLineChars="200"/>
        <w:rPr>
          <w:rFonts w:hint="eastAsia"/>
          <w:lang w:val="en-US" w:eastAsia="zh-CN"/>
        </w:rPr>
        <w:pPrChange w:id="54" w:author="lmyg" w:date="2025-02-06T20:00:54Z">
          <w:pPr>
            <w:pStyle w:val="4"/>
            <w:bidi w:val="0"/>
          </w:pPr>
        </w:pPrChange>
      </w:pPr>
      <w:r>
        <w:rPr>
          <w:rFonts w:hint="eastAsia"/>
          <w:lang w:val="en-US" w:eastAsia="zh-CN"/>
        </w:rPr>
        <w:t>（3）装备制造后服务市场平台协同调度技术突破</w:t>
      </w:r>
    </w:p>
    <w:p w14:paraId="130C6918">
      <w:pPr>
        <w:bidi w:val="0"/>
        <w:ind w:firstLine="480" w:firstLineChars="200"/>
        <w:rPr>
          <w:rFonts w:hint="default"/>
          <w:lang w:val="en-US" w:eastAsia="zh-CN"/>
        </w:rPr>
        <w:pPrChange w:id="55" w:author="lmyg" w:date="2025-02-06T20:00:54Z">
          <w:pPr>
            <w:pStyle w:val="4"/>
            <w:bidi w:val="0"/>
          </w:pPr>
        </w:pPrChange>
      </w:pPr>
      <w:r>
        <w:rPr>
          <w:rFonts w:hint="eastAsia"/>
          <w:lang w:val="en-US" w:eastAsia="zh-CN"/>
        </w:rPr>
        <w:t>针对跨企业资源调度难题，学者们探索了多种技术融合方案。陈思敏</w:t>
      </w:r>
      <w:r>
        <w:rPr>
          <w:rFonts w:hint="eastAsia"/>
          <w:vertAlign w:val="superscript"/>
          <w:lang w:val="en-US" w:eastAsia="zh-CN"/>
        </w:rPr>
        <w:t>[4]</w:t>
      </w:r>
      <w:r>
        <w:rPr>
          <w:rFonts w:hint="eastAsia"/>
          <w:lang w:val="en-US" w:eastAsia="zh-CN"/>
        </w:rPr>
        <w:t>考虑任务规划过程中的资源约束，提出基于资源约束的任务粒度调整及确定方法，根据任务情况采用层次聚类算法考虑资源约束聚类任务或考虑资源约束对任务粒度进行调整，并建立资源优选模型，采用NSGA-II算法求解，以优选资源得到最优任务-资源组合。李博</w:t>
      </w:r>
      <w:r>
        <w:rPr>
          <w:rFonts w:hint="eastAsia"/>
          <w:vertAlign w:val="superscript"/>
          <w:lang w:val="en-US" w:eastAsia="zh-CN"/>
        </w:rPr>
        <w:t>[5]</w:t>
      </w:r>
      <w:r>
        <w:rPr>
          <w:rFonts w:hint="eastAsia"/>
          <w:lang w:val="en-US" w:eastAsia="zh-CN"/>
        </w:rPr>
        <w:t>提出一种基于智能Agent的云边生产能力数据协同的平台层制造资源动态配置策略，建立一种基于云制造平台方与生产边缘方动态博弈的制造资源配置模型，采用改进NSGA-ii算法求解制造资源配置博弈模型中的纳什均衡。</w:t>
      </w:r>
    </w:p>
    <w:p w14:paraId="5E4BC58C">
      <w:pPr>
        <w:bidi w:val="0"/>
        <w:ind w:firstLine="480" w:firstLineChars="200"/>
        <w:rPr>
          <w:rFonts w:hint="default"/>
          <w:lang w:val="en-US" w:eastAsia="zh-CN"/>
          <w:rPrChange w:id="57" w:author="lmyg" w:date="2025-02-06T20:00:47Z">
            <w:rPr>
              <w:rFonts w:hint="eastAsia"/>
              <w:lang w:val="en-US" w:eastAsia="zh-CN"/>
            </w:rPr>
          </w:rPrChange>
        </w:rPr>
        <w:pPrChange w:id="56" w:author="lmyg" w:date="2025-02-06T20:00:54Z">
          <w:pPr>
            <w:pStyle w:val="4"/>
            <w:bidi w:val="0"/>
          </w:pPr>
        </w:pPrChange>
      </w:pPr>
      <w:del w:id="58" w:author="lmyg" w:date="2025-02-06T19:59:06Z">
        <w:r>
          <w:rPr>
            <w:rFonts w:hint="default"/>
            <w:lang w:val="en-US" w:eastAsia="zh-CN"/>
            <w:rPrChange w:id="59" w:author="lmyg" w:date="2025-02-06T20:00:47Z">
              <w:rPr>
                <w:rFonts w:hint="eastAsia"/>
                <w:lang w:val="en-US" w:eastAsia="zh-CN"/>
              </w:rPr>
            </w:rPrChange>
          </w:rPr>
          <w:delText>研究</w:delText>
        </w:r>
      </w:del>
    </w:p>
    <w:p w14:paraId="6D865F36">
      <w:pPr>
        <w:pStyle w:val="4"/>
        <w:bidi w:val="0"/>
        <w:ind w:firstLine="420" w:firstLineChars="0"/>
        <w:rPr>
          <w:rFonts w:hint="eastAsia"/>
          <w:lang w:val="en-US" w:eastAsia="zh-CN"/>
        </w:rPr>
      </w:pPr>
      <w:r>
        <w:rPr>
          <w:rFonts w:hint="eastAsia"/>
          <w:lang w:val="en-US" w:eastAsia="zh-CN"/>
        </w:rPr>
        <w:t>2.2 资源调度算法</w:t>
      </w:r>
    </w:p>
    <w:p w14:paraId="1CD6E33D">
      <w:pPr>
        <w:numPr>
          <w:ilvl w:val="0"/>
          <w:numId w:val="0"/>
        </w:numPr>
        <w:bidi w:val="0"/>
        <w:ind w:firstLine="480" w:firstLineChars="200"/>
        <w:rPr>
          <w:rFonts w:hint="default"/>
          <w:lang w:val="en-US" w:eastAsia="zh-CN"/>
        </w:rPr>
      </w:pPr>
      <w:r>
        <w:rPr>
          <w:rFonts w:hint="default"/>
          <w:lang w:val="en-US" w:eastAsia="zh-CN"/>
        </w:rPr>
        <w:t>在现代信息技术迅速发展的背景下，资源调度作为提高系统性能和资源利用率的关键技术之一，已成为学术研究的热点。随着多项目调度、云计算、边缘计算等复杂系统的不断涌现，传统的资源调度方法已难以满足日益增长的需求。因此，研究和开发高效的资源调度算法成为了必然趋势。本</w:t>
      </w:r>
      <w:r>
        <w:rPr>
          <w:rFonts w:hint="eastAsia"/>
          <w:lang w:val="en-US" w:eastAsia="zh-CN"/>
        </w:rPr>
        <w:t>节将从启发式资源调度算法、元启发式资源调度算法和混合智能资源调度算法三个角度介绍目前一些先进的资源调度算法的应用。</w:t>
      </w:r>
    </w:p>
    <w:p w14:paraId="1DCDC285">
      <w:pPr>
        <w:numPr>
          <w:ilvl w:val="0"/>
          <w:numId w:val="3"/>
        </w:numPr>
        <w:bidi w:val="0"/>
        <w:ind w:firstLine="480" w:firstLineChars="200"/>
        <w:rPr>
          <w:rFonts w:hint="default"/>
          <w:lang w:val="en-US" w:eastAsia="zh-CN"/>
        </w:rPr>
      </w:pPr>
      <w:r>
        <w:rPr>
          <w:rFonts w:hint="eastAsia"/>
          <w:lang w:val="en-US" w:eastAsia="zh-CN"/>
        </w:rPr>
        <w:t>启发式资源调度算法</w:t>
      </w:r>
      <w:r>
        <w:rPr>
          <w:rFonts w:hint="eastAsia"/>
          <w:lang w:val="en-US" w:eastAsia="zh-CN"/>
        </w:rPr>
        <w:tab/>
      </w:r>
    </w:p>
    <w:p w14:paraId="1EABB4AA">
      <w:pPr>
        <w:numPr>
          <w:ilvl w:val="0"/>
          <w:numId w:val="0"/>
        </w:numPr>
        <w:bidi w:val="0"/>
        <w:ind w:firstLine="480" w:firstLineChars="200"/>
        <w:rPr>
          <w:rFonts w:hint="eastAsia"/>
          <w:lang w:val="en-US" w:eastAsia="zh-CN"/>
        </w:rPr>
      </w:pPr>
      <w:r>
        <w:rPr>
          <w:rFonts w:hint="eastAsia"/>
          <w:lang w:val="en-US" w:eastAsia="zh-CN"/>
        </w:rPr>
        <w:t>启发式资源调度算法</w:t>
      </w:r>
      <w:r>
        <w:rPr>
          <w:rFonts w:hint="default"/>
          <w:lang w:val="en-US" w:eastAsia="zh-CN"/>
        </w:rPr>
        <w:t>基于经验规则或局部搜索策略，</w:t>
      </w:r>
      <w:r>
        <w:rPr>
          <w:rFonts w:hint="eastAsia"/>
          <w:lang w:val="en-US" w:eastAsia="zh-CN"/>
        </w:rPr>
        <w:t>主要包括优先级调度、贪心算法等，</w:t>
      </w:r>
      <w:r>
        <w:rPr>
          <w:rFonts w:hint="default"/>
          <w:lang w:val="en-US" w:eastAsia="zh-CN"/>
        </w:rPr>
        <w:t>在合理时间内获得可行解</w:t>
      </w:r>
      <w:r>
        <w:rPr>
          <w:rFonts w:hint="eastAsia"/>
          <w:lang w:val="en-US" w:eastAsia="zh-CN"/>
        </w:rPr>
        <w:t>。</w:t>
      </w:r>
    </w:p>
    <w:p w14:paraId="1E2EFBF6">
      <w:pPr>
        <w:numPr>
          <w:ilvl w:val="0"/>
          <w:numId w:val="0"/>
        </w:numPr>
        <w:bidi w:val="0"/>
        <w:ind w:firstLine="480" w:firstLineChars="200"/>
        <w:rPr>
          <w:rFonts w:hint="default"/>
          <w:lang w:val="en-US" w:eastAsia="zh-CN"/>
        </w:rPr>
      </w:pPr>
      <w:r>
        <w:rPr>
          <w:rFonts w:hint="eastAsia"/>
          <w:lang w:val="en-US" w:eastAsia="zh-CN"/>
        </w:rPr>
        <w:t>范贵生等</w:t>
      </w:r>
      <w:r>
        <w:rPr>
          <w:rFonts w:hint="eastAsia"/>
          <w:vertAlign w:val="superscript"/>
          <w:lang w:val="en-US" w:eastAsia="zh-CN"/>
        </w:rPr>
        <w:t>[3]</w:t>
      </w:r>
      <w:r>
        <w:rPr>
          <w:rFonts w:hint="default"/>
          <w:lang w:val="en-US" w:eastAsia="zh-CN"/>
        </w:rPr>
        <w:t>提出了一种基于优先级的动态调度算法Pbads,旨在满足时间约束的前提下最小化</w:t>
      </w:r>
      <w:r>
        <w:rPr>
          <w:rFonts w:hint="eastAsia"/>
          <w:lang w:val="en-US" w:eastAsia="zh-CN"/>
        </w:rPr>
        <w:t>云计算工作</w:t>
      </w:r>
      <w:r>
        <w:rPr>
          <w:rFonts w:hint="default"/>
          <w:lang w:val="en-US" w:eastAsia="zh-CN"/>
        </w:rPr>
        <w:t>执行成本</w:t>
      </w:r>
      <w:r>
        <w:rPr>
          <w:rFonts w:hint="eastAsia"/>
          <w:lang w:val="en-US" w:eastAsia="zh-CN"/>
        </w:rPr>
        <w:t>。</w:t>
      </w:r>
      <w:r>
        <w:rPr>
          <w:rFonts w:hint="default"/>
          <w:lang w:val="en-US" w:eastAsia="zh-CN"/>
        </w:rPr>
        <w:t>龚凤梅</w:t>
      </w:r>
      <w:r>
        <w:rPr>
          <w:rFonts w:hint="eastAsia"/>
          <w:lang w:val="en-US" w:eastAsia="zh-CN"/>
        </w:rPr>
        <w:t>等</w:t>
      </w:r>
      <w:r>
        <w:rPr>
          <w:rFonts w:hint="eastAsia"/>
          <w:vertAlign w:val="superscript"/>
          <w:lang w:val="en-US" w:eastAsia="zh-CN"/>
        </w:rPr>
        <w:t>[4]</w:t>
      </w:r>
      <w:r>
        <w:rPr>
          <w:rFonts w:hint="eastAsia"/>
          <w:lang w:val="en-US" w:eastAsia="zh-CN"/>
        </w:rPr>
        <w:t>针对在地面站模型复杂多样、测控任务条件多样的情况下，提出了基于贪婪算法的地面站观测卫星的资源调度方法解决根据现有测控资源最大限度地满足各式各样测控任务的问题。Thanedar等</w:t>
      </w:r>
      <w:r>
        <w:rPr>
          <w:rFonts w:hint="eastAsia"/>
          <w:vertAlign w:val="superscript"/>
          <w:lang w:val="en-US" w:eastAsia="zh-CN"/>
        </w:rPr>
        <w:t>[5]</w:t>
      </w:r>
      <w:r>
        <w:rPr>
          <w:rFonts w:hint="eastAsia"/>
          <w:lang w:val="en-US" w:eastAsia="zh-CN"/>
        </w:rPr>
        <w:t>提出了一种能源和优先级感知调度（EPAS）算法来处理支持雾的车辆网络 （FEVN）重叠覆盖区域中的延迟敏感任务，从而在满足截止日期的同时降低雾节点（FN）的能耗。Wang等</w:t>
      </w:r>
      <w:r>
        <w:rPr>
          <w:rFonts w:hint="eastAsia"/>
          <w:vertAlign w:val="superscript"/>
          <w:lang w:val="en-US" w:eastAsia="zh-CN"/>
        </w:rPr>
        <w:t>[6]</w:t>
      </w:r>
      <w:r>
        <w:rPr>
          <w:rFonts w:hint="eastAsia"/>
          <w:lang w:val="en-US" w:eastAsia="zh-CN"/>
        </w:rPr>
        <w:t>研究了一个受 makespan 上限标准约束的节能分布式阻塞混合流水车间调度问题，将问题表述为反映其独特特性的混合整数线性规划（MILP）模型，并利用Gurobi求解器进行验证，在此基础上开发了一种自我调节的迭代贪婪（SIG）算法，旨在自主微调其策略和参数，以响应迭代过程中得出的解决方案的质量。</w:t>
      </w:r>
    </w:p>
    <w:p w14:paraId="170472D0">
      <w:pPr>
        <w:numPr>
          <w:ilvl w:val="0"/>
          <w:numId w:val="3"/>
        </w:numPr>
        <w:bidi w:val="0"/>
        <w:ind w:firstLine="480" w:firstLineChars="200"/>
        <w:rPr>
          <w:rFonts w:hint="default"/>
          <w:lang w:val="en-US" w:eastAsia="zh-CN"/>
        </w:rPr>
      </w:pPr>
      <w:r>
        <w:rPr>
          <w:rFonts w:hint="eastAsia"/>
          <w:lang w:val="en-US" w:eastAsia="zh-CN"/>
        </w:rPr>
        <w:t>元启发式资源调度算法</w:t>
      </w:r>
    </w:p>
    <w:p w14:paraId="50DC63C3">
      <w:pPr>
        <w:numPr>
          <w:ilvl w:val="0"/>
          <w:numId w:val="0"/>
        </w:numPr>
        <w:bidi w:val="0"/>
        <w:ind w:firstLine="480" w:firstLineChars="200"/>
        <w:rPr>
          <w:rFonts w:hint="eastAsia"/>
          <w:lang w:val="en-US" w:eastAsia="zh-CN"/>
        </w:rPr>
      </w:pPr>
      <w:r>
        <w:rPr>
          <w:rFonts w:hint="eastAsia"/>
          <w:lang w:val="en-US" w:eastAsia="zh-CN"/>
        </w:rPr>
        <w:t>元启发式资源调度算法</w:t>
      </w:r>
      <w:r>
        <w:rPr>
          <w:rFonts w:hint="default"/>
          <w:lang w:val="en-US" w:eastAsia="zh-CN"/>
        </w:rPr>
        <w:t>基于自然现象或群体智能的全局优化框架，</w:t>
      </w:r>
      <w:r>
        <w:rPr>
          <w:rFonts w:hint="eastAsia"/>
          <w:lang w:val="en-US" w:eastAsia="zh-CN"/>
        </w:rPr>
        <w:t>主要包括进化算法、群体智能算法和生物仿生算法等，</w:t>
      </w:r>
      <w:r>
        <w:rPr>
          <w:rFonts w:hint="default"/>
          <w:lang w:val="en-US" w:eastAsia="zh-CN"/>
        </w:rPr>
        <w:t>适合复杂非线性问题</w:t>
      </w:r>
      <w:r>
        <w:rPr>
          <w:rFonts w:hint="eastAsia"/>
          <w:lang w:val="en-US" w:eastAsia="zh-CN"/>
        </w:rPr>
        <w:t>。</w:t>
      </w:r>
    </w:p>
    <w:p w14:paraId="5E8463D8">
      <w:pPr>
        <w:numPr>
          <w:ilvl w:val="0"/>
          <w:numId w:val="0"/>
        </w:numPr>
        <w:bidi w:val="0"/>
        <w:ind w:firstLine="480" w:firstLineChars="200"/>
        <w:rPr>
          <w:rFonts w:hint="default"/>
          <w:lang w:val="en-US" w:eastAsia="zh-CN"/>
        </w:rPr>
      </w:pPr>
      <w:r>
        <w:rPr>
          <w:rFonts w:hint="default"/>
          <w:lang w:val="en-US" w:eastAsia="zh-CN"/>
        </w:rPr>
        <w:t>黄焯真</w:t>
      </w:r>
      <w:r>
        <w:rPr>
          <w:rFonts w:hint="eastAsia"/>
          <w:vertAlign w:val="superscript"/>
          <w:lang w:val="en-US" w:eastAsia="zh-CN"/>
        </w:rPr>
        <w:t>[7]</w:t>
      </w:r>
      <w:r>
        <w:rPr>
          <w:rFonts w:hint="default"/>
          <w:lang w:val="en-US" w:eastAsia="zh-CN"/>
        </w:rPr>
        <w:t>利用改进蚁群算法对数据传输资源进行优化调度</w:t>
      </w:r>
      <w:r>
        <w:rPr>
          <w:rFonts w:hint="eastAsia"/>
          <w:lang w:val="en-US" w:eastAsia="zh-CN"/>
        </w:rPr>
        <w:t>,</w:t>
      </w:r>
      <w:r>
        <w:rPr>
          <w:rFonts w:hint="default"/>
          <w:lang w:val="en-US" w:eastAsia="zh-CN"/>
        </w:rPr>
        <w:t>找到从数据中心到终端用户的最优传输路径。</w:t>
      </w:r>
      <w:r>
        <w:rPr>
          <w:rFonts w:hint="eastAsia"/>
          <w:lang w:val="en-US" w:eastAsia="zh-CN"/>
        </w:rPr>
        <w:t>王娟等</w:t>
      </w:r>
      <w:r>
        <w:rPr>
          <w:rFonts w:hint="eastAsia"/>
          <w:vertAlign w:val="superscript"/>
          <w:lang w:val="en-US" w:eastAsia="zh-CN"/>
        </w:rPr>
        <w:t>[8]</w:t>
      </w:r>
      <w:r>
        <w:rPr>
          <w:rFonts w:hint="eastAsia"/>
          <w:lang w:val="en-US" w:eastAsia="zh-CN"/>
        </w:rPr>
        <w:t>提出了基于粒子编解码的改进粒子群任务调度方法。通过混沌初始化序列和决策权重选择双向学习或引斥力机制，提高了粒子群算法效率和准确，以解决航空电子设备在进行大规模多线程自动测试任务时任务调度效率低、资源利用率低的问题。</w:t>
      </w:r>
      <w:r>
        <w:rPr>
          <w:rFonts w:hint="default"/>
          <w:lang w:val="en-US" w:eastAsia="zh-CN"/>
        </w:rPr>
        <w:t>Rabet</w:t>
      </w:r>
      <w:r>
        <w:rPr>
          <w:rFonts w:hint="eastAsia"/>
          <w:lang w:val="en-US" w:eastAsia="zh-CN"/>
        </w:rPr>
        <w:t>等</w:t>
      </w:r>
      <w:r>
        <w:rPr>
          <w:rFonts w:hint="eastAsia"/>
          <w:vertAlign w:val="superscript"/>
          <w:lang w:val="en-US" w:eastAsia="zh-CN"/>
        </w:rPr>
        <w:t>[9]</w:t>
      </w:r>
      <w:r>
        <w:rPr>
          <w:rFonts w:hint="default"/>
          <w:lang w:val="en-US" w:eastAsia="zh-CN"/>
        </w:rPr>
        <w:t>研究</w:t>
      </w:r>
      <w:r>
        <w:rPr>
          <w:rFonts w:hint="eastAsia"/>
          <w:lang w:val="en-US" w:eastAsia="zh-CN"/>
        </w:rPr>
        <w:t>了</w:t>
      </w:r>
      <w:r>
        <w:rPr>
          <w:rFonts w:hint="default"/>
          <w:lang w:val="en-US" w:eastAsia="zh-CN"/>
        </w:rPr>
        <w:t>项目执行过程中温室气体排放的环境问题，</w:t>
      </w:r>
      <w:r>
        <w:rPr>
          <w:rFonts w:hint="eastAsia"/>
          <w:lang w:val="en-US" w:eastAsia="zh-CN"/>
        </w:rPr>
        <w:t>提出</w:t>
      </w:r>
      <w:r>
        <w:rPr>
          <w:rFonts w:hint="default"/>
          <w:lang w:val="en-US" w:eastAsia="zh-CN"/>
        </w:rPr>
        <w:t>将仿真模型与改进的非支配排序遗传算法相结合</w:t>
      </w:r>
      <w:r>
        <w:rPr>
          <w:rFonts w:hint="eastAsia"/>
          <w:lang w:val="en-US" w:eastAsia="zh-CN"/>
        </w:rPr>
        <w:t>以</w:t>
      </w:r>
      <w:r>
        <w:rPr>
          <w:rFonts w:hint="default"/>
          <w:lang w:val="en-US" w:eastAsia="zh-CN"/>
        </w:rPr>
        <w:t>减少项目活动和资源运输过程中的温室气体排放</w:t>
      </w:r>
      <w:r>
        <w:rPr>
          <w:rFonts w:hint="eastAsia"/>
          <w:lang w:val="en-US" w:eastAsia="zh-CN"/>
        </w:rPr>
        <w:t>，仿真模型结合了排放率和成本的随机性，遗传算法在项目执行期间重新分配资源以优化效率和减少排放。</w:t>
      </w:r>
      <w:r>
        <w:rPr>
          <w:rFonts w:hint="default"/>
          <w:lang w:val="en-US" w:eastAsia="zh-CN"/>
        </w:rPr>
        <w:t>Zhu</w:t>
      </w:r>
      <w:r>
        <w:rPr>
          <w:rFonts w:hint="eastAsia"/>
          <w:lang w:val="en-US" w:eastAsia="zh-CN"/>
        </w:rPr>
        <w:t>等</w:t>
      </w:r>
      <w:r>
        <w:rPr>
          <w:rFonts w:hint="eastAsia"/>
          <w:vertAlign w:val="superscript"/>
          <w:lang w:val="en-US" w:eastAsia="zh-CN"/>
        </w:rPr>
        <w:t>[10]</w:t>
      </w:r>
      <w:r>
        <w:rPr>
          <w:rFonts w:hint="eastAsia"/>
          <w:lang w:val="en-US" w:eastAsia="zh-CN"/>
        </w:rPr>
        <w:t>为高效实现大规模云服务环境下SaaS平台的并行任务调度，在核心服务模块确定 SaaS 平台并行调度目标函数，并使用动态自适应粒子群优化求解目标函数。</w:t>
      </w:r>
    </w:p>
    <w:p w14:paraId="6285E58B">
      <w:pPr>
        <w:numPr>
          <w:ilvl w:val="0"/>
          <w:numId w:val="0"/>
        </w:numPr>
        <w:bidi w:val="0"/>
        <w:ind w:firstLine="480" w:firstLineChars="200"/>
        <w:rPr>
          <w:rFonts w:hint="default"/>
          <w:lang w:val="en-US" w:eastAsia="zh-CN"/>
        </w:rPr>
      </w:pPr>
      <w:r>
        <w:rPr>
          <w:rFonts w:hint="eastAsia"/>
          <w:lang w:val="en-US" w:eastAsia="zh-CN"/>
        </w:rPr>
        <w:t>（4）混合智能资源调度算法</w:t>
      </w:r>
    </w:p>
    <w:p w14:paraId="06B7A7DB">
      <w:pPr>
        <w:bidi w:val="0"/>
        <w:ind w:firstLine="480" w:firstLineChars="200"/>
        <w:rPr>
          <w:rFonts w:hint="eastAsia"/>
          <w:lang w:val="en-US" w:eastAsia="zh-CN"/>
        </w:rPr>
      </w:pPr>
      <w:r>
        <w:rPr>
          <w:rFonts w:hint="eastAsia"/>
          <w:lang w:val="en-US" w:eastAsia="zh-CN"/>
        </w:rPr>
        <w:t>当前研究对云平台动态协同场景的覆盖不足，且算法多聚焦单一主体或固定场景。本文拟提出一种联邦多智能体强化学习（F-MARL）模型，结合联邦学习的隐私保护特性与MARL的分布式决策优势，同时引入轻量化设计以降低计算负载，旨在解决跨主体、高动态环境下的资源协同调度难题。</w:t>
      </w:r>
    </w:p>
    <w:p w14:paraId="0B6BE6E9">
      <w:pPr>
        <w:bidi w:val="0"/>
        <w:ind w:firstLine="480" w:firstLineChars="200"/>
        <w:rPr>
          <w:rFonts w:hint="eastAsia"/>
          <w:lang w:val="en-US" w:eastAsia="zh-CN"/>
        </w:rPr>
      </w:pPr>
      <w:r>
        <w:rPr>
          <w:rFonts w:hint="eastAsia"/>
          <w:lang w:val="en-US" w:eastAsia="zh-CN"/>
        </w:rPr>
        <w:t>尽管目前已经拥有许多的资源调度算法，但是每一种算法都有缺点，因此依赖单一的算法很难得到资源调度问题的最优解，所以本文使用混合的资源调度算法求解资源协同调度问题。</w:t>
      </w:r>
    </w:p>
    <w:p w14:paraId="5C45CCB9">
      <w:pPr>
        <w:rPr>
          <w:rFonts w:hint="eastAsia"/>
          <w:lang w:val="en-US" w:eastAsia="zh-CN"/>
        </w:rPr>
      </w:pPr>
      <w:r>
        <w:rPr>
          <w:rFonts w:hint="eastAsia"/>
          <w:lang w:val="en-US" w:eastAsia="zh-CN"/>
        </w:rPr>
        <w:br w:type="page"/>
      </w:r>
    </w:p>
    <w:p w14:paraId="31BCE1E3">
      <w:pPr>
        <w:bidi w:val="0"/>
        <w:ind w:firstLine="480" w:firstLineChars="200"/>
        <w:rPr>
          <w:rFonts w:hint="default"/>
          <w:lang w:val="en-US" w:eastAsia="zh-CN"/>
        </w:rPr>
      </w:pPr>
    </w:p>
    <w:p w14:paraId="0F377F3B">
      <w:pPr>
        <w:pStyle w:val="3"/>
        <w:numPr>
          <w:ilvl w:val="0"/>
          <w:numId w:val="1"/>
        </w:numPr>
        <w:bidi w:val="0"/>
        <w:ind w:left="0" w:leftChars="0" w:firstLine="0" w:firstLineChars="0"/>
        <w:rPr>
          <w:rFonts w:hint="default"/>
          <w:lang w:val="en-US" w:eastAsia="zh-CN"/>
        </w:rPr>
      </w:pPr>
      <w:ins w:id="60" w:author="lmyg" w:date="2025-01-09T16:48:31Z">
        <w:r>
          <w:rPr>
            <w:rFonts w:hint="eastAsia"/>
          </w:rPr>
          <w:t>线上线下资源协同调度</w:t>
        </w:r>
      </w:ins>
      <w:r>
        <w:rPr>
          <w:rFonts w:hint="eastAsia"/>
          <w:lang w:val="en-US" w:eastAsia="zh-CN"/>
        </w:rPr>
        <w:t>模型</w:t>
      </w:r>
      <w:ins w:id="61" w:author="lmyg" w:date="2025-01-09T16:48:31Z">
        <w:r>
          <w:rPr>
            <w:rFonts w:hint="eastAsia"/>
          </w:rPr>
          <w:t>研究</w:t>
        </w:r>
      </w:ins>
    </w:p>
    <w:p w14:paraId="07D7477B">
      <w:pPr>
        <w:bidi w:val="0"/>
        <w:ind w:firstLine="480" w:firstLineChars="200"/>
        <w:rPr>
          <w:rFonts w:hint="default"/>
          <w:lang w:val="en-US" w:eastAsia="zh-CN"/>
        </w:rPr>
      </w:pPr>
      <w:r>
        <w:rPr>
          <w:rFonts w:hint="eastAsia"/>
          <w:lang w:val="en-US" w:eastAsia="zh-CN"/>
        </w:rPr>
        <w:t>件资源能够及时迅速运送到客户手中；有需要线上平台的协同调度，保证人力、时间、物资等资源得到充分的利用。因此本章以时间和成本最小化为目标建立线下物流体系配置模型和线上协同调度模型，使用</w:t>
      </w:r>
      <w:commentRangeStart w:id="4"/>
      <w:r>
        <w:rPr>
          <w:rFonts w:hint="eastAsia"/>
          <w:lang w:val="en-US" w:eastAsia="zh-CN"/>
        </w:rPr>
        <w:t>改进的粒子群算法（PSO）</w:t>
      </w:r>
      <w:commentRangeEnd w:id="4"/>
      <w:r>
        <w:commentReference w:id="4"/>
      </w:r>
      <w:r>
        <w:rPr>
          <w:rFonts w:hint="eastAsia"/>
          <w:lang w:val="en-US" w:eastAsia="zh-CN"/>
        </w:rPr>
        <w:t>进行求解。</w:t>
      </w:r>
    </w:p>
    <w:p w14:paraId="402E2026">
      <w:pPr>
        <w:pStyle w:val="4"/>
        <w:bidi w:val="0"/>
        <w:rPr>
          <w:rFonts w:hint="eastAsia"/>
          <w:lang w:eastAsia="zh-CN"/>
        </w:rPr>
      </w:pPr>
      <w:r>
        <w:rPr>
          <w:rFonts w:hint="eastAsia"/>
          <w:lang w:val="en-US" w:eastAsia="zh-CN"/>
        </w:rPr>
        <w:t xml:space="preserve">3.1 </w:t>
      </w:r>
      <w:ins w:id="62" w:author="lmyg" w:date="2025-01-09T16:48:31Z">
        <w:commentRangeStart w:id="5"/>
        <w:r>
          <w:rPr>
            <w:rFonts w:hint="eastAsia"/>
          </w:rPr>
          <w:t>线</w:t>
        </w:r>
      </w:ins>
      <w:r>
        <w:rPr>
          <w:rFonts w:hint="eastAsia"/>
          <w:lang w:eastAsia="zh-CN"/>
        </w:rPr>
        <w:t>下物流体系配置</w:t>
      </w:r>
      <w:commentRangeEnd w:id="5"/>
      <w:r>
        <w:commentReference w:id="5"/>
      </w:r>
    </w:p>
    <w:p w14:paraId="2FD97B91">
      <w:pPr>
        <w:pStyle w:val="5"/>
        <w:bidi w:val="0"/>
        <w:rPr>
          <w:rFonts w:hint="eastAsia"/>
          <w:lang w:val="en-US" w:eastAsia="zh-CN"/>
        </w:rPr>
      </w:pPr>
      <w:r>
        <w:rPr>
          <w:rFonts w:hint="eastAsia"/>
          <w:lang w:val="en-US" w:eastAsia="zh-CN"/>
        </w:rPr>
        <w:t>3.1.1 问题描述</w:t>
      </w:r>
    </w:p>
    <w:p w14:paraId="21411340">
      <w:pPr>
        <w:bidi w:val="0"/>
        <w:ind w:firstLine="480" w:firstLineChars="200"/>
        <w:rPr>
          <w:rFonts w:hint="default"/>
          <w:lang w:val="en-US" w:eastAsia="zh-CN"/>
        </w:rPr>
      </w:pPr>
      <w:r>
        <w:rPr>
          <w:rFonts w:hint="eastAsia"/>
          <w:lang w:val="en-US" w:eastAsia="zh-CN"/>
        </w:rPr>
        <w:t>装备制造后市场背景下，物流体系的配置主要涉及到装备零部件的仓库的选址。本文通过考虑需求方提出的任务需求和综合利益进行匹配，建立</w:t>
      </w:r>
      <w:commentRangeStart w:id="6"/>
      <w:r>
        <w:rPr>
          <w:rFonts w:hint="eastAsia"/>
          <w:lang w:val="en-US" w:eastAsia="zh-CN"/>
        </w:rPr>
        <w:t>最小化时间和最小成本约束</w:t>
      </w:r>
      <w:commentRangeEnd w:id="6"/>
      <w:r>
        <w:commentReference w:id="6"/>
      </w:r>
      <w:r>
        <w:rPr>
          <w:rFonts w:hint="eastAsia"/>
          <w:lang w:val="en-US" w:eastAsia="zh-CN"/>
        </w:rPr>
        <w:t>的整体物流配置，进而提高装备制造后市场云平台的运行效率。</w:t>
      </w:r>
    </w:p>
    <w:p w14:paraId="0C0E5AA9">
      <w:pPr>
        <w:pStyle w:val="5"/>
        <w:bidi w:val="0"/>
        <w:rPr>
          <w:rFonts w:hint="eastAsia"/>
          <w:lang w:val="en-US" w:eastAsia="zh-CN"/>
        </w:rPr>
      </w:pPr>
      <w:r>
        <w:rPr>
          <w:rFonts w:hint="eastAsia"/>
          <w:lang w:val="en-US" w:eastAsia="zh-CN"/>
        </w:rPr>
        <w:t>3.1.2 问题假设及模型变量</w:t>
      </w:r>
    </w:p>
    <w:p w14:paraId="0E5CFE11">
      <w:pPr>
        <w:bidi w:val="0"/>
        <w:ind w:firstLine="480" w:firstLineChars="200"/>
        <w:rPr>
          <w:rFonts w:hint="eastAsia"/>
          <w:lang w:val="en-US" w:eastAsia="zh-CN"/>
        </w:rPr>
      </w:pPr>
      <w:r>
        <w:rPr>
          <w:rFonts w:hint="eastAsia"/>
          <w:lang w:val="en-US" w:eastAsia="zh-CN"/>
        </w:rPr>
        <w:t>基于研究的问题及所设置的物流配置体系，做出如下假设：</w:t>
      </w:r>
    </w:p>
    <w:p w14:paraId="4A35E5B7">
      <w:pPr>
        <w:bidi w:val="0"/>
        <w:ind w:firstLine="480" w:firstLineChars="200"/>
        <w:rPr>
          <w:rFonts w:hint="eastAsia"/>
          <w:lang w:val="en-US" w:eastAsia="zh-CN"/>
        </w:rPr>
      </w:pPr>
      <w:r>
        <w:rPr>
          <w:rFonts w:hint="eastAsia"/>
          <w:lang w:val="en-US" w:eastAsia="zh-CN"/>
        </w:rPr>
        <w:t>（1）客户地理位置及需求量已知且为确定性参数；</w:t>
      </w:r>
    </w:p>
    <w:p w14:paraId="576FC701">
      <w:pPr>
        <w:bidi w:val="0"/>
        <w:ind w:firstLine="480" w:firstLineChars="200"/>
        <w:rPr>
          <w:rFonts w:hint="eastAsia"/>
          <w:lang w:val="en-US" w:eastAsia="zh-CN"/>
        </w:rPr>
      </w:pPr>
      <w:r>
        <w:rPr>
          <w:rFonts w:hint="eastAsia"/>
          <w:lang w:val="en-US" w:eastAsia="zh-CN"/>
        </w:rPr>
        <w:t>（2）候选仓库位置及最大容量已知；</w:t>
      </w:r>
    </w:p>
    <w:p w14:paraId="3690F497">
      <w:pPr>
        <w:bidi w:val="0"/>
        <w:ind w:firstLine="480" w:firstLineChars="200"/>
        <w:rPr>
          <w:rFonts w:hint="eastAsia"/>
          <w:lang w:val="en-US" w:eastAsia="zh-CN"/>
        </w:rPr>
      </w:pPr>
      <w:r>
        <w:rPr>
          <w:rFonts w:hint="eastAsia"/>
          <w:lang w:val="en-US" w:eastAsia="zh-CN"/>
        </w:rPr>
        <w:t>（3）单次运输成本与运输距离呈线性正相关；</w:t>
      </w:r>
    </w:p>
    <w:p w14:paraId="5AB2C669">
      <w:pPr>
        <w:bidi w:val="0"/>
        <w:ind w:firstLine="480" w:firstLineChars="200"/>
        <w:rPr>
          <w:rFonts w:hint="eastAsia"/>
          <w:lang w:val="en-US" w:eastAsia="zh-CN"/>
        </w:rPr>
      </w:pPr>
      <w:r>
        <w:rPr>
          <w:rFonts w:hint="eastAsia"/>
          <w:lang w:val="en-US" w:eastAsia="zh-CN"/>
        </w:rPr>
        <w:t>（4）各仓库单位库存成本恒定，启用时产生固定建设成本；</w:t>
      </w:r>
    </w:p>
    <w:p w14:paraId="4D55AD4C">
      <w:pPr>
        <w:bidi w:val="0"/>
        <w:ind w:firstLine="480" w:firstLineChars="200"/>
        <w:rPr>
          <w:rFonts w:hint="eastAsia"/>
          <w:lang w:val="en-US" w:eastAsia="zh-CN"/>
        </w:rPr>
      </w:pPr>
      <w:r>
        <w:rPr>
          <w:rFonts w:hint="eastAsia"/>
          <w:lang w:val="en-US" w:eastAsia="zh-CN"/>
        </w:rPr>
        <w:t>（5）每个客户需求必须且仅由一个仓库服务；</w:t>
      </w:r>
    </w:p>
    <w:p w14:paraId="67881558">
      <w:pPr>
        <w:bidi w:val="0"/>
        <w:ind w:firstLine="480" w:firstLineChars="200"/>
        <w:rPr>
          <w:rFonts w:hint="eastAsia"/>
          <w:lang w:val="en-US" w:eastAsia="zh-CN"/>
        </w:rPr>
      </w:pPr>
      <w:r>
        <w:rPr>
          <w:rFonts w:hint="eastAsia"/>
          <w:lang w:val="en-US" w:eastAsia="zh-CN"/>
        </w:rPr>
        <w:t>（6）运输工具速度恒定，运输时间与运输距离成正比；</w:t>
      </w:r>
    </w:p>
    <w:p w14:paraId="6AE1A32B">
      <w:pPr>
        <w:bidi w:val="0"/>
        <w:ind w:firstLine="480" w:firstLineChars="200"/>
        <w:rPr>
          <w:rFonts w:hint="eastAsia"/>
          <w:lang w:val="en-US" w:eastAsia="zh-CN"/>
        </w:rPr>
      </w:pPr>
      <w:r>
        <w:rPr>
          <w:rFonts w:hint="eastAsia"/>
          <w:lang w:val="en-US" w:eastAsia="zh-CN"/>
        </w:rPr>
        <w:t>（7）不考虑运输车辆容量限制及道路通行能力约束。模型参数如下：</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1"/>
        <w:gridCol w:w="6431"/>
      </w:tblGrid>
      <w:tr w14:paraId="0F398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1" w:type="dxa"/>
            <w:tcBorders>
              <w:top w:val="single" w:color="auto" w:sz="4" w:space="0"/>
              <w:left w:val="nil"/>
              <w:bottom w:val="nil"/>
              <w:right w:val="nil"/>
              <w:tl2br w:val="nil"/>
            </w:tcBorders>
            <w:shd w:val="clear" w:color="auto" w:fill="FFFFFF"/>
            <w:vAlign w:val="top"/>
          </w:tcPr>
          <w:p w14:paraId="5F11410E">
            <w:pPr>
              <w:bidi w:val="0"/>
              <w:rPr>
                <w:rFonts w:hint="default"/>
                <w:lang w:val="en-US" w:eastAsia="zh-CN"/>
              </w:rPr>
            </w:pPr>
            <w:r>
              <w:rPr>
                <w:rFonts w:hint="eastAsia"/>
                <w:lang w:val="en-US" w:eastAsia="zh-CN"/>
              </w:rPr>
              <w:t>集合符号</w:t>
            </w:r>
          </w:p>
        </w:tc>
        <w:tc>
          <w:tcPr>
            <w:tcW w:w="6431" w:type="dxa"/>
            <w:tcBorders>
              <w:top w:val="single" w:color="auto" w:sz="4" w:space="0"/>
              <w:left w:val="nil"/>
              <w:bottom w:val="nil"/>
              <w:right w:val="nil"/>
            </w:tcBorders>
            <w:shd w:val="clear" w:color="auto" w:fill="FFFFFF"/>
            <w:vAlign w:val="top"/>
          </w:tcPr>
          <w:p w14:paraId="709AC2EA">
            <w:pPr>
              <w:bidi w:val="0"/>
              <w:rPr>
                <w:rFonts w:hint="default"/>
                <w:lang w:val="en-US" w:eastAsia="zh-CN"/>
              </w:rPr>
            </w:pPr>
            <w:r>
              <w:rPr>
                <w:rFonts w:hint="eastAsia"/>
                <w:lang w:val="en-US" w:eastAsia="zh-CN"/>
              </w:rPr>
              <w:t>描述</w:t>
            </w:r>
          </w:p>
        </w:tc>
      </w:tr>
      <w:tr w14:paraId="789F6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1" w:type="dxa"/>
            <w:tcBorders>
              <w:top w:val="nil"/>
              <w:left w:val="nil"/>
              <w:bottom w:val="nil"/>
              <w:right w:val="nil"/>
            </w:tcBorders>
            <w:shd w:val="clear" w:color="auto" w:fill="FFFFFF"/>
            <w:vAlign w:val="top"/>
          </w:tcPr>
          <w:p w14:paraId="18EBA7B8">
            <w:pPr>
              <w:bidi w:val="0"/>
              <w:rPr>
                <w:rFonts w:hint="default"/>
                <w:lang w:val="en-US" w:eastAsia="zh-CN"/>
              </w:rPr>
            </w:pPr>
            <w:r>
              <w:rPr>
                <w:rFonts w:hint="eastAsia"/>
                <w:lang w:val="en-US" w:eastAsia="zh-CN"/>
              </w:rPr>
              <w:t>A={1，2，3，...a}</w:t>
            </w:r>
          </w:p>
        </w:tc>
        <w:tc>
          <w:tcPr>
            <w:tcW w:w="6431" w:type="dxa"/>
            <w:tcBorders>
              <w:top w:val="nil"/>
              <w:left w:val="nil"/>
              <w:bottom w:val="nil"/>
              <w:right w:val="nil"/>
            </w:tcBorders>
            <w:shd w:val="clear" w:color="auto" w:fill="FFFFFF"/>
            <w:vAlign w:val="top"/>
          </w:tcPr>
          <w:p w14:paraId="4B5CC155">
            <w:pPr>
              <w:bidi w:val="0"/>
              <w:rPr>
                <w:rFonts w:hint="default"/>
                <w:lang w:val="en-US" w:eastAsia="zh-CN"/>
              </w:rPr>
            </w:pPr>
            <w:r>
              <w:rPr>
                <w:rFonts w:hint="eastAsia"/>
                <w:lang w:val="en-US" w:eastAsia="zh-CN"/>
              </w:rPr>
              <w:t>候选仓库集合</w:t>
            </w:r>
          </w:p>
        </w:tc>
      </w:tr>
      <w:tr w14:paraId="2FCDB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1" w:type="dxa"/>
            <w:tcBorders>
              <w:top w:val="nil"/>
              <w:left w:val="nil"/>
              <w:bottom w:val="nil"/>
              <w:right w:val="nil"/>
            </w:tcBorders>
            <w:shd w:val="clear" w:color="auto" w:fill="FFFFFF"/>
            <w:vAlign w:val="top"/>
          </w:tcPr>
          <w:p w14:paraId="28004F7C">
            <w:pPr>
              <w:bidi w:val="0"/>
              <w:rPr>
                <w:rFonts w:hint="default"/>
                <w:lang w:val="en-US" w:eastAsia="zh-CN"/>
              </w:rPr>
            </w:pPr>
            <w:r>
              <w:rPr>
                <w:rFonts w:hint="eastAsia"/>
                <w:lang w:val="en-US" w:eastAsia="zh-CN"/>
              </w:rPr>
              <w:t>B={1，2，3，...b}</w:t>
            </w:r>
          </w:p>
        </w:tc>
        <w:tc>
          <w:tcPr>
            <w:tcW w:w="6431" w:type="dxa"/>
            <w:tcBorders>
              <w:top w:val="nil"/>
              <w:left w:val="nil"/>
              <w:bottom w:val="nil"/>
              <w:right w:val="nil"/>
            </w:tcBorders>
            <w:shd w:val="clear" w:color="auto" w:fill="FFFFFF"/>
            <w:vAlign w:val="top"/>
          </w:tcPr>
          <w:p w14:paraId="4AB0292E">
            <w:pPr>
              <w:bidi w:val="0"/>
              <w:rPr>
                <w:rFonts w:hint="default"/>
                <w:lang w:val="en-US" w:eastAsia="zh-CN"/>
              </w:rPr>
            </w:pPr>
            <w:r>
              <w:rPr>
                <w:rFonts w:hint="eastAsia"/>
                <w:lang w:val="en-US" w:eastAsia="zh-CN"/>
              </w:rPr>
              <w:t>客户集合</w:t>
            </w:r>
          </w:p>
        </w:tc>
      </w:tr>
    </w:tbl>
    <w:p w14:paraId="26396A20">
      <w:pPr>
        <w:bidi w:val="0"/>
        <w:rPr>
          <w:rFonts w:hint="default"/>
          <w:lang w:val="en-US" w:eastAsia="zh-CN"/>
        </w:rPr>
      </w:pPr>
    </w:p>
    <w:tbl>
      <w:tblPr>
        <w:tblStyle w:val="10"/>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5"/>
        <w:gridCol w:w="6317"/>
      </w:tblGrid>
      <w:tr w14:paraId="07233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Borders>
              <w:top w:val="single" w:color="auto" w:sz="4" w:space="0"/>
              <w:left w:val="nil"/>
              <w:bottom w:val="nil"/>
              <w:right w:val="nil"/>
              <w:tl2br w:val="nil"/>
            </w:tcBorders>
            <w:shd w:val="clear" w:color="auto" w:fill="FFFFFF"/>
            <w:vAlign w:val="top"/>
          </w:tcPr>
          <w:p w14:paraId="29A0F1FD">
            <w:pPr>
              <w:bidi w:val="0"/>
              <w:rPr>
                <w:rFonts w:hint="default"/>
                <w:lang w:val="en-US" w:eastAsia="zh-CN"/>
              </w:rPr>
            </w:pPr>
            <w:r>
              <w:rPr>
                <w:rFonts w:hint="eastAsia"/>
                <w:lang w:val="en-US" w:eastAsia="zh-CN"/>
              </w:rPr>
              <w:t>参数符号</w:t>
            </w:r>
          </w:p>
        </w:tc>
        <w:tc>
          <w:tcPr>
            <w:tcW w:w="6317" w:type="dxa"/>
            <w:tcBorders>
              <w:top w:val="single" w:color="auto" w:sz="4" w:space="0"/>
              <w:left w:val="nil"/>
              <w:bottom w:val="nil"/>
              <w:right w:val="nil"/>
            </w:tcBorders>
            <w:shd w:val="clear" w:color="auto" w:fill="FFFFFF"/>
            <w:vAlign w:val="top"/>
          </w:tcPr>
          <w:p w14:paraId="08378BBB">
            <w:pPr>
              <w:bidi w:val="0"/>
              <w:rPr>
                <w:rFonts w:hint="default"/>
                <w:lang w:val="en-US" w:eastAsia="zh-CN"/>
              </w:rPr>
            </w:pPr>
            <w:r>
              <w:rPr>
                <w:rFonts w:hint="eastAsia"/>
                <w:lang w:val="en-US" w:eastAsia="zh-CN"/>
              </w:rPr>
              <w:t>描述</w:t>
            </w:r>
          </w:p>
        </w:tc>
      </w:tr>
      <w:tr w14:paraId="362A4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Borders>
              <w:top w:val="nil"/>
              <w:left w:val="nil"/>
              <w:bottom w:val="nil"/>
              <w:right w:val="nil"/>
            </w:tcBorders>
            <w:shd w:val="clear" w:color="auto" w:fill="FFFFFF"/>
            <w:vAlign w:val="top"/>
          </w:tcPr>
          <w:p w14:paraId="06F1938F">
            <w:pPr>
              <w:bidi w:val="0"/>
              <w:rPr>
                <w:rFonts w:hint="default"/>
                <w:lang w:val="en-US" w:eastAsia="zh-CN"/>
              </w:rPr>
            </w:pPr>
            <w:r>
              <w:rPr>
                <w:rFonts w:hint="eastAsia"/>
                <w:lang w:val="en-US" w:eastAsia="zh-CN"/>
              </w:rPr>
              <w:t>d</w:t>
            </w:r>
            <w:r>
              <w:rPr>
                <w:rFonts w:hint="eastAsia"/>
                <w:vertAlign w:val="subscript"/>
                <w:lang w:val="en-US" w:eastAsia="zh-CN"/>
              </w:rPr>
              <w:t>ab</w:t>
            </w:r>
          </w:p>
        </w:tc>
        <w:tc>
          <w:tcPr>
            <w:tcW w:w="6317" w:type="dxa"/>
            <w:tcBorders>
              <w:top w:val="nil"/>
              <w:left w:val="nil"/>
              <w:bottom w:val="nil"/>
              <w:right w:val="nil"/>
            </w:tcBorders>
            <w:shd w:val="clear" w:color="auto" w:fill="FFFFFF"/>
            <w:vAlign w:val="top"/>
          </w:tcPr>
          <w:p w14:paraId="0BC2E9E3">
            <w:pPr>
              <w:bidi w:val="0"/>
              <w:rPr>
                <w:rFonts w:hint="default"/>
                <w:lang w:val="en-US" w:eastAsia="zh-CN"/>
              </w:rPr>
            </w:pPr>
            <w:r>
              <w:rPr>
                <w:rFonts w:hint="eastAsia"/>
                <w:lang w:val="en-US" w:eastAsia="zh-CN"/>
              </w:rPr>
              <w:t>仓库a到客户b的距离</w:t>
            </w:r>
          </w:p>
        </w:tc>
      </w:tr>
      <w:tr w14:paraId="527A9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Borders>
              <w:top w:val="nil"/>
              <w:left w:val="nil"/>
              <w:bottom w:val="nil"/>
              <w:right w:val="nil"/>
            </w:tcBorders>
            <w:shd w:val="clear" w:color="auto" w:fill="FFFFFF"/>
            <w:vAlign w:val="top"/>
          </w:tcPr>
          <w:p w14:paraId="3A9A4B68">
            <w:pPr>
              <w:bidi w:val="0"/>
              <w:rPr>
                <w:rFonts w:hint="default"/>
                <w:lang w:val="en-US" w:eastAsia="zh-CN"/>
              </w:rPr>
            </w:pPr>
            <w:r>
              <w:rPr>
                <w:rFonts w:hint="eastAsia"/>
                <w:lang w:val="en-US" w:eastAsia="zh-CN"/>
              </w:rPr>
              <w:t>c</w:t>
            </w:r>
            <w:r>
              <w:rPr>
                <w:rFonts w:hint="eastAsia"/>
                <w:vertAlign w:val="subscript"/>
                <w:lang w:val="en-US" w:eastAsia="zh-CN"/>
              </w:rPr>
              <w:t>ab</w:t>
            </w:r>
          </w:p>
        </w:tc>
        <w:tc>
          <w:tcPr>
            <w:tcW w:w="6317" w:type="dxa"/>
            <w:tcBorders>
              <w:top w:val="nil"/>
              <w:left w:val="nil"/>
              <w:bottom w:val="nil"/>
              <w:right w:val="nil"/>
            </w:tcBorders>
            <w:shd w:val="clear" w:color="auto" w:fill="FFFFFF"/>
            <w:vAlign w:val="top"/>
          </w:tcPr>
          <w:p w14:paraId="58D93D92">
            <w:pPr>
              <w:bidi w:val="0"/>
              <w:rPr>
                <w:rFonts w:hint="default"/>
                <w:lang w:val="en-US" w:eastAsia="zh-CN"/>
              </w:rPr>
            </w:pPr>
            <w:r>
              <w:rPr>
                <w:rFonts w:hint="eastAsia"/>
                <w:lang w:val="en-US" w:eastAsia="zh-CN"/>
              </w:rPr>
              <w:t>仓库a到客户b的单位运输成本</w:t>
            </w:r>
          </w:p>
        </w:tc>
      </w:tr>
      <w:tr w14:paraId="3D299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Borders>
              <w:top w:val="nil"/>
              <w:left w:val="nil"/>
              <w:bottom w:val="nil"/>
              <w:right w:val="nil"/>
            </w:tcBorders>
            <w:shd w:val="clear" w:color="auto" w:fill="FFFFFF"/>
            <w:vAlign w:val="top"/>
          </w:tcPr>
          <w:p w14:paraId="52939214">
            <w:pPr>
              <w:bidi w:val="0"/>
              <w:rPr>
                <w:rFonts w:hint="default"/>
                <w:lang w:val="en-US" w:eastAsia="zh-CN"/>
              </w:rPr>
            </w:pPr>
            <w:r>
              <w:rPr>
                <w:rFonts w:hint="eastAsia"/>
                <w:lang w:val="en-US" w:eastAsia="zh-CN"/>
              </w:rPr>
              <w:t>c</w:t>
            </w:r>
            <w:r>
              <w:rPr>
                <w:rFonts w:hint="eastAsia"/>
                <w:vertAlign w:val="subscript"/>
                <w:lang w:val="en-US" w:eastAsia="zh-CN"/>
              </w:rPr>
              <w:t>a</w:t>
            </w:r>
          </w:p>
        </w:tc>
        <w:tc>
          <w:tcPr>
            <w:tcW w:w="6317" w:type="dxa"/>
            <w:tcBorders>
              <w:top w:val="nil"/>
              <w:left w:val="nil"/>
              <w:bottom w:val="nil"/>
              <w:right w:val="nil"/>
            </w:tcBorders>
            <w:shd w:val="clear" w:color="auto" w:fill="FFFFFF"/>
            <w:vAlign w:val="top"/>
          </w:tcPr>
          <w:p w14:paraId="5A1860E0">
            <w:pPr>
              <w:bidi w:val="0"/>
              <w:rPr>
                <w:rFonts w:hint="default"/>
                <w:lang w:val="en-US" w:eastAsia="zh-CN"/>
              </w:rPr>
            </w:pPr>
            <w:r>
              <w:rPr>
                <w:rFonts w:hint="eastAsia"/>
                <w:lang w:val="en-US" w:eastAsia="zh-CN"/>
              </w:rPr>
              <w:t>仓库a的单位库存成本</w:t>
            </w:r>
          </w:p>
        </w:tc>
      </w:tr>
      <w:tr w14:paraId="562D9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Borders>
              <w:top w:val="nil"/>
              <w:left w:val="nil"/>
              <w:bottom w:val="nil"/>
              <w:right w:val="nil"/>
            </w:tcBorders>
            <w:shd w:val="clear" w:color="auto" w:fill="FFFFFF"/>
            <w:vAlign w:val="top"/>
          </w:tcPr>
          <w:p w14:paraId="6410566E">
            <w:pPr>
              <w:bidi w:val="0"/>
              <w:ind w:left="0"/>
              <w:rPr>
                <w:rFonts w:hint="default"/>
                <w:lang w:val="en-US" w:eastAsia="zh-CN"/>
              </w:rPr>
            </w:pPr>
            <w:r>
              <w:rPr>
                <w:rFonts w:hint="eastAsia"/>
                <w:lang w:val="en-US" w:eastAsia="zh-CN"/>
              </w:rPr>
              <w:t>x</w:t>
            </w:r>
            <w:r>
              <w:rPr>
                <w:rFonts w:hint="eastAsia"/>
                <w:vertAlign w:val="subscript"/>
                <w:lang w:val="en-US" w:eastAsia="zh-CN"/>
              </w:rPr>
              <w:t>a</w:t>
            </w:r>
          </w:p>
        </w:tc>
        <w:tc>
          <w:tcPr>
            <w:tcW w:w="6317" w:type="dxa"/>
            <w:tcBorders>
              <w:top w:val="nil"/>
              <w:left w:val="nil"/>
              <w:bottom w:val="nil"/>
              <w:right w:val="nil"/>
            </w:tcBorders>
            <w:shd w:val="clear" w:color="auto" w:fill="FFFFFF"/>
            <w:vAlign w:val="top"/>
          </w:tcPr>
          <w:p w14:paraId="472AF8BE">
            <w:pPr>
              <w:bidi w:val="0"/>
              <w:ind w:left="0"/>
              <w:rPr>
                <w:rFonts w:hint="default"/>
                <w:lang w:val="en-US" w:eastAsia="zh-CN"/>
              </w:rPr>
            </w:pPr>
            <w:r>
              <w:rPr>
                <w:rFonts w:hint="eastAsia"/>
                <w:lang w:val="en-US" w:eastAsia="zh-CN"/>
              </w:rPr>
              <w:t>x</w:t>
            </w:r>
            <w:r>
              <w:rPr>
                <w:rFonts w:hint="eastAsia"/>
                <w:vertAlign w:val="subscript"/>
                <w:lang w:val="en-US" w:eastAsia="zh-CN"/>
              </w:rPr>
              <w:t>a</w:t>
            </w:r>
            <w:r>
              <w:rPr>
                <w:rFonts w:hint="eastAsia"/>
                <w:vertAlign w:val="baseline"/>
                <w:lang w:val="en-US" w:eastAsia="zh-CN"/>
              </w:rPr>
              <w:t>={0，1}，</w:t>
            </w:r>
            <w:r>
              <w:rPr>
                <w:rFonts w:hint="eastAsia"/>
                <w:lang w:val="en-US" w:eastAsia="zh-CN"/>
              </w:rPr>
              <w:t>若x</w:t>
            </w:r>
            <w:r>
              <w:rPr>
                <w:rFonts w:hint="eastAsia"/>
                <w:vertAlign w:val="subscript"/>
                <w:lang w:val="en-US" w:eastAsia="zh-CN"/>
              </w:rPr>
              <w:t>a</w:t>
            </w:r>
            <w:r>
              <w:rPr>
                <w:rFonts w:hint="eastAsia"/>
                <w:lang w:val="en-US" w:eastAsia="zh-CN"/>
              </w:rPr>
              <w:t>=1，则启用候选仓库a，否则不启用</w:t>
            </w:r>
          </w:p>
        </w:tc>
      </w:tr>
      <w:tr w14:paraId="13CEE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Borders>
              <w:top w:val="nil"/>
              <w:left w:val="nil"/>
              <w:bottom w:val="nil"/>
              <w:right w:val="nil"/>
            </w:tcBorders>
            <w:shd w:val="clear" w:color="auto" w:fill="FFFFFF"/>
            <w:vAlign w:val="top"/>
          </w:tcPr>
          <w:p w14:paraId="1F2D063E">
            <w:pPr>
              <w:bidi w:val="0"/>
              <w:ind w:left="0"/>
              <w:rPr>
                <w:rFonts w:hint="default"/>
                <w:lang w:val="en-US" w:eastAsia="zh-CN"/>
              </w:rPr>
            </w:pPr>
            <w:r>
              <w:rPr>
                <w:rFonts w:hint="eastAsia"/>
                <w:vertAlign w:val="baseline"/>
                <w:lang w:val="en-US" w:eastAsia="zh-CN"/>
              </w:rPr>
              <w:t>y</w:t>
            </w:r>
            <w:r>
              <w:rPr>
                <w:rFonts w:hint="eastAsia"/>
                <w:vertAlign w:val="subscript"/>
                <w:lang w:val="en-US" w:eastAsia="zh-CN"/>
              </w:rPr>
              <w:t>ab</w:t>
            </w:r>
          </w:p>
        </w:tc>
        <w:tc>
          <w:tcPr>
            <w:tcW w:w="6317" w:type="dxa"/>
            <w:tcBorders>
              <w:top w:val="nil"/>
              <w:left w:val="nil"/>
              <w:bottom w:val="nil"/>
              <w:right w:val="nil"/>
            </w:tcBorders>
            <w:shd w:val="clear" w:color="auto" w:fill="FFFFFF"/>
            <w:vAlign w:val="top"/>
          </w:tcPr>
          <w:p w14:paraId="6DB0C286">
            <w:pPr>
              <w:bidi w:val="0"/>
              <w:ind w:left="0"/>
              <w:rPr>
                <w:rFonts w:hint="default"/>
                <w:lang w:val="en-US" w:eastAsia="zh-CN"/>
              </w:rPr>
            </w:pPr>
            <w:r>
              <w:rPr>
                <w:rFonts w:hint="eastAsia"/>
                <w:lang w:val="en-US" w:eastAsia="zh-CN"/>
              </w:rPr>
              <w:t>y</w:t>
            </w:r>
            <w:r>
              <w:rPr>
                <w:rFonts w:hint="eastAsia"/>
                <w:vertAlign w:val="subscript"/>
                <w:lang w:val="en-US" w:eastAsia="zh-CN"/>
              </w:rPr>
              <w:t>ab</w:t>
            </w:r>
            <w:r>
              <w:rPr>
                <w:rFonts w:hint="eastAsia"/>
                <w:vertAlign w:val="baseline"/>
                <w:lang w:val="en-US" w:eastAsia="zh-CN"/>
              </w:rPr>
              <w:t>={0，1}，</w:t>
            </w:r>
            <w:r>
              <w:rPr>
                <w:rFonts w:hint="eastAsia"/>
                <w:lang w:val="en-US" w:eastAsia="zh-CN"/>
              </w:rPr>
              <w:t>若y</w:t>
            </w:r>
            <w:r>
              <w:rPr>
                <w:rFonts w:hint="eastAsia"/>
                <w:vertAlign w:val="subscript"/>
                <w:lang w:val="en-US" w:eastAsia="zh-CN"/>
              </w:rPr>
              <w:t>ab</w:t>
            </w:r>
            <w:r>
              <w:rPr>
                <w:rFonts w:hint="eastAsia"/>
                <w:lang w:val="en-US" w:eastAsia="zh-CN"/>
              </w:rPr>
              <w:t>=1，则仓库a向客户b提供服务，否则不提供</w:t>
            </w:r>
          </w:p>
        </w:tc>
      </w:tr>
      <w:tr w14:paraId="31ABF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Borders>
              <w:top w:val="nil"/>
              <w:left w:val="nil"/>
              <w:bottom w:val="nil"/>
              <w:right w:val="nil"/>
            </w:tcBorders>
            <w:shd w:val="clear" w:color="auto" w:fill="FFFFFF"/>
            <w:vAlign w:val="top"/>
          </w:tcPr>
          <w:p w14:paraId="107A9CD0">
            <w:pPr>
              <w:bidi w:val="0"/>
              <w:ind w:left="0"/>
              <w:rPr>
                <w:rFonts w:hint="default"/>
                <w:lang w:val="en-US" w:eastAsia="zh-CN"/>
              </w:rPr>
            </w:pPr>
            <w:r>
              <w:rPr>
                <w:rFonts w:hint="eastAsia"/>
                <w:lang w:val="en-US" w:eastAsia="zh-CN"/>
              </w:rPr>
              <w:t>S</w:t>
            </w:r>
            <w:r>
              <w:rPr>
                <w:rFonts w:hint="eastAsia"/>
                <w:vertAlign w:val="subscript"/>
                <w:lang w:val="en-US" w:eastAsia="zh-CN"/>
              </w:rPr>
              <w:t>a</w:t>
            </w:r>
          </w:p>
        </w:tc>
        <w:tc>
          <w:tcPr>
            <w:tcW w:w="6317" w:type="dxa"/>
            <w:tcBorders>
              <w:top w:val="nil"/>
              <w:left w:val="nil"/>
              <w:bottom w:val="nil"/>
              <w:right w:val="nil"/>
            </w:tcBorders>
            <w:shd w:val="clear" w:color="auto" w:fill="FFFFFF"/>
            <w:vAlign w:val="top"/>
          </w:tcPr>
          <w:p w14:paraId="515A8DE9">
            <w:pPr>
              <w:bidi w:val="0"/>
              <w:ind w:left="0"/>
              <w:rPr>
                <w:rFonts w:hint="default"/>
                <w:lang w:val="en-US" w:eastAsia="zh-CN"/>
              </w:rPr>
            </w:pPr>
            <w:r>
              <w:rPr>
                <w:rFonts w:hint="eastAsia"/>
                <w:lang w:val="en-US" w:eastAsia="zh-CN"/>
              </w:rPr>
              <w:t>仓库a的最大容量</w:t>
            </w:r>
          </w:p>
        </w:tc>
      </w:tr>
      <w:tr w14:paraId="31319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Borders>
              <w:top w:val="nil"/>
              <w:left w:val="nil"/>
              <w:bottom w:val="nil"/>
              <w:right w:val="nil"/>
            </w:tcBorders>
            <w:shd w:val="clear" w:color="auto" w:fill="FFFFFF"/>
            <w:vAlign w:val="top"/>
          </w:tcPr>
          <w:p w14:paraId="7FBA034F">
            <w:pPr>
              <w:bidi w:val="0"/>
              <w:ind w:left="0"/>
              <w:rPr>
                <w:rFonts w:hint="default"/>
                <w:lang w:val="en-US" w:eastAsia="zh-CN"/>
              </w:rPr>
            </w:pPr>
            <w:r>
              <w:rPr>
                <w:rFonts w:hint="eastAsia"/>
                <w:lang w:val="en-US" w:eastAsia="zh-CN"/>
              </w:rPr>
              <w:t>T</w:t>
            </w:r>
            <w:r>
              <w:rPr>
                <w:rFonts w:hint="eastAsia"/>
                <w:vertAlign w:val="subscript"/>
                <w:lang w:val="en-US" w:eastAsia="zh-CN"/>
              </w:rPr>
              <w:t>max</w:t>
            </w:r>
          </w:p>
        </w:tc>
        <w:tc>
          <w:tcPr>
            <w:tcW w:w="6317" w:type="dxa"/>
            <w:tcBorders>
              <w:top w:val="nil"/>
              <w:left w:val="nil"/>
              <w:bottom w:val="nil"/>
              <w:right w:val="nil"/>
            </w:tcBorders>
            <w:shd w:val="clear" w:color="auto" w:fill="FFFFFF"/>
            <w:vAlign w:val="top"/>
          </w:tcPr>
          <w:p w14:paraId="25362498">
            <w:pPr>
              <w:bidi w:val="0"/>
              <w:ind w:left="0"/>
              <w:rPr>
                <w:rFonts w:hint="default"/>
                <w:lang w:val="en-US" w:eastAsia="zh-CN"/>
              </w:rPr>
            </w:pPr>
            <w:r>
              <w:rPr>
                <w:rFonts w:hint="eastAsia"/>
                <w:lang w:val="en-US" w:eastAsia="zh-CN"/>
              </w:rPr>
              <w:t>最大运行服务时间阈值</w:t>
            </w:r>
          </w:p>
        </w:tc>
      </w:tr>
      <w:tr w14:paraId="017DC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Borders>
              <w:top w:val="nil"/>
              <w:left w:val="nil"/>
              <w:bottom w:val="nil"/>
              <w:right w:val="nil"/>
            </w:tcBorders>
            <w:shd w:val="clear" w:color="auto" w:fill="FFFFFF"/>
            <w:vAlign w:val="top"/>
          </w:tcPr>
          <w:p w14:paraId="2DC43EA9">
            <w:pPr>
              <w:bidi w:val="0"/>
              <w:ind w:left="0"/>
              <w:rPr>
                <w:rFonts w:hint="default"/>
                <w:lang w:val="en-US" w:eastAsia="zh-CN"/>
              </w:rPr>
            </w:pPr>
            <w:r>
              <w:rPr>
                <w:rFonts w:hint="eastAsia"/>
                <w:lang w:val="en-US" w:eastAsia="zh-CN"/>
              </w:rPr>
              <w:t>v</w:t>
            </w:r>
          </w:p>
        </w:tc>
        <w:tc>
          <w:tcPr>
            <w:tcW w:w="6317" w:type="dxa"/>
            <w:tcBorders>
              <w:top w:val="nil"/>
              <w:left w:val="nil"/>
              <w:bottom w:val="nil"/>
              <w:right w:val="nil"/>
            </w:tcBorders>
            <w:shd w:val="clear" w:color="auto" w:fill="FFFFFF"/>
            <w:vAlign w:val="top"/>
          </w:tcPr>
          <w:p w14:paraId="30946787">
            <w:pPr>
              <w:bidi w:val="0"/>
              <w:ind w:left="0"/>
              <w:rPr>
                <w:rFonts w:hint="default"/>
                <w:lang w:val="en-US" w:eastAsia="zh-CN"/>
              </w:rPr>
            </w:pPr>
            <w:r>
              <w:rPr>
                <w:rFonts w:hint="eastAsia"/>
                <w:lang w:val="en-US" w:eastAsia="zh-CN"/>
              </w:rPr>
              <w:t>运输工具平均速度</w:t>
            </w:r>
          </w:p>
        </w:tc>
      </w:tr>
      <w:tr w14:paraId="28327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Borders>
              <w:top w:val="nil"/>
              <w:left w:val="nil"/>
              <w:bottom w:val="nil"/>
              <w:right w:val="nil"/>
            </w:tcBorders>
            <w:shd w:val="clear" w:color="auto" w:fill="FFFFFF"/>
            <w:vAlign w:val="top"/>
          </w:tcPr>
          <w:p w14:paraId="3CDDE756">
            <w:pPr>
              <w:bidi w:val="0"/>
              <w:ind w:left="0"/>
              <w:rPr>
                <w:rFonts w:hint="eastAsia"/>
                <w:lang w:val="en-US" w:eastAsia="zh-CN"/>
              </w:rPr>
            </w:pPr>
            <w:r>
              <w:rPr>
                <w:rFonts w:hint="eastAsia"/>
                <w:lang w:val="en-US" w:eastAsia="zh-CN"/>
              </w:rPr>
              <w:t>q</w:t>
            </w:r>
            <w:r>
              <w:rPr>
                <w:rFonts w:hint="eastAsia"/>
                <w:vertAlign w:val="subscript"/>
                <w:lang w:val="en-US" w:eastAsia="zh-CN"/>
              </w:rPr>
              <w:t>b</w:t>
            </w:r>
          </w:p>
        </w:tc>
        <w:tc>
          <w:tcPr>
            <w:tcW w:w="6317" w:type="dxa"/>
            <w:tcBorders>
              <w:top w:val="nil"/>
              <w:left w:val="nil"/>
              <w:bottom w:val="nil"/>
              <w:right w:val="nil"/>
            </w:tcBorders>
            <w:shd w:val="clear" w:color="auto" w:fill="FFFFFF"/>
            <w:vAlign w:val="top"/>
          </w:tcPr>
          <w:p w14:paraId="67674C0C">
            <w:pPr>
              <w:bidi w:val="0"/>
              <w:ind w:left="0"/>
              <w:rPr>
                <w:rFonts w:hint="eastAsia"/>
                <w:lang w:val="en-US" w:eastAsia="zh-CN"/>
              </w:rPr>
            </w:pPr>
            <w:r>
              <w:rPr>
                <w:rFonts w:hint="eastAsia"/>
                <w:lang w:val="en-US" w:eastAsia="zh-CN"/>
              </w:rPr>
              <w:t>客户b的需求量</w:t>
            </w:r>
          </w:p>
        </w:tc>
      </w:tr>
      <w:tr w14:paraId="0A62B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Borders>
              <w:top w:val="nil"/>
              <w:left w:val="nil"/>
              <w:bottom w:val="nil"/>
              <w:right w:val="nil"/>
            </w:tcBorders>
            <w:shd w:val="clear" w:color="auto" w:fill="FFFFFF"/>
            <w:vAlign w:val="top"/>
          </w:tcPr>
          <w:p w14:paraId="0A0E4D26">
            <w:pPr>
              <w:bidi w:val="0"/>
              <w:ind w:left="0"/>
              <w:rPr>
                <w:rFonts w:hint="default"/>
                <w:lang w:val="en-US" w:eastAsia="zh-CN"/>
              </w:rPr>
            </w:pPr>
            <w:r>
              <w:rPr>
                <w:rFonts w:hint="eastAsia"/>
                <w:lang w:val="en-US" w:eastAsia="zh-CN"/>
              </w:rPr>
              <w:t>f</w:t>
            </w:r>
            <w:r>
              <w:rPr>
                <w:rFonts w:hint="eastAsia"/>
                <w:vertAlign w:val="subscript"/>
                <w:lang w:val="en-US" w:eastAsia="zh-CN"/>
              </w:rPr>
              <w:t>a</w:t>
            </w:r>
          </w:p>
        </w:tc>
        <w:tc>
          <w:tcPr>
            <w:tcW w:w="6317" w:type="dxa"/>
            <w:tcBorders>
              <w:top w:val="nil"/>
              <w:left w:val="nil"/>
              <w:bottom w:val="nil"/>
              <w:right w:val="nil"/>
            </w:tcBorders>
            <w:shd w:val="clear" w:color="auto" w:fill="FFFFFF"/>
            <w:vAlign w:val="top"/>
          </w:tcPr>
          <w:p w14:paraId="1F9083C4">
            <w:pPr>
              <w:bidi w:val="0"/>
              <w:ind w:left="0"/>
              <w:rPr>
                <w:rFonts w:hint="default"/>
                <w:lang w:val="en-US" w:eastAsia="zh-CN"/>
              </w:rPr>
            </w:pPr>
            <w:r>
              <w:rPr>
                <w:rFonts w:hint="eastAsia"/>
                <w:lang w:val="en-US" w:eastAsia="zh-CN"/>
              </w:rPr>
              <w:t>仓库a的启用成本</w:t>
            </w:r>
          </w:p>
        </w:tc>
      </w:tr>
    </w:tbl>
    <w:p w14:paraId="3571924B">
      <w:pPr>
        <w:keepNext w:val="0"/>
        <w:keepLines w:val="0"/>
        <w:pageBreakBefore w:val="0"/>
        <w:widowControl w:val="0"/>
        <w:numPr>
          <w:ilvl w:val="0"/>
          <w:numId w:val="0"/>
        </w:numPr>
        <w:kinsoku/>
        <w:wordWrap/>
        <w:overflowPunct/>
        <w:topLinePunct w:val="0"/>
        <w:autoSpaceDE/>
        <w:autoSpaceDN/>
        <w:bidi w:val="0"/>
        <w:adjustRightInd w:val="0"/>
        <w:snapToGrid/>
        <w:ind w:firstLine="540" w:firstLineChars="200"/>
        <w:textAlignment w:val="auto"/>
        <w:rPr>
          <w:rFonts w:hint="default" w:ascii="Segoe UI" w:hAnsi="Segoe UI" w:eastAsia="宋体" w:cs="Segoe UI"/>
          <w:i w:val="0"/>
          <w:iCs w:val="0"/>
          <w:caps w:val="0"/>
          <w:color w:val="1F2329"/>
          <w:spacing w:val="0"/>
          <w:sz w:val="27"/>
          <w:szCs w:val="27"/>
          <w:shd w:val="clear" w:fill="FFFFFF"/>
          <w:lang w:val="en-US" w:eastAsia="zh-CN"/>
        </w:rPr>
      </w:pPr>
    </w:p>
    <w:p w14:paraId="5D8F1EA3">
      <w:pPr>
        <w:pStyle w:val="5"/>
        <w:bidi w:val="0"/>
        <w:rPr>
          <w:rFonts w:hint="eastAsia"/>
          <w:lang w:val="en-US" w:eastAsia="zh-CN"/>
        </w:rPr>
      </w:pPr>
      <w:r>
        <w:rPr>
          <w:rFonts w:hint="eastAsia"/>
          <w:lang w:val="en-US" w:eastAsia="zh-CN"/>
        </w:rPr>
        <w:t>3.1.3 模型建立</w:t>
      </w:r>
    </w:p>
    <w:p w14:paraId="38321184">
      <w:pPr>
        <w:rPr>
          <w:rFonts w:hint="default"/>
          <w:lang w:val="en-US" w:eastAsia="zh-CN"/>
        </w:rPr>
      </w:pPr>
      <w:r>
        <w:rPr>
          <w:rFonts w:hint="eastAsia"/>
          <w:lang w:val="en-US" w:eastAsia="zh-CN"/>
        </w:rPr>
        <w:t>目标函数：最小化物流成本和最小化运输时间</w:t>
      </w:r>
    </w:p>
    <w:p w14:paraId="62C61246">
      <w:pPr>
        <w:jc w:val="center"/>
        <w:rPr>
          <w:rFonts w:hint="eastAsia"/>
          <w:lang w:val="en-US" w:eastAsia="zh-CN"/>
        </w:rPr>
      </w:pPr>
      <w:r>
        <w:rPr>
          <w:rFonts w:hint="eastAsia"/>
          <w:position w:val="-28"/>
          <w:lang w:val="en-US" w:eastAsia="zh-CN"/>
        </w:rPr>
        <w:object>
          <v:shape id="_x0000_i1025" o:spt="75" type="#_x0000_t75" style="height:35pt;width:272pt;" o:ole="t" filled="f" o:preferrelative="t" stroked="f" coordsize="21600,21600">
            <v:path/>
            <v:fill on="f" focussize="0,0"/>
            <v:stroke on="f"/>
            <v:imagedata r:id="rId9" o:title=""/>
            <o:lock v:ext="edit" aspectratio="t"/>
            <w10:wrap type="none"/>
            <w10:anchorlock/>
          </v:shape>
          <o:OLEObject Type="Embed" ProgID="Equation.KSEE3" ShapeID="_x0000_i1025" DrawAspect="Content" ObjectID="_1468075725" r:id="rId8">
            <o:LockedField>false</o:LockedField>
          </o:OLEObject>
        </w:object>
      </w:r>
      <w:r>
        <w:rPr>
          <w:rFonts w:hint="eastAsia"/>
          <w:lang w:val="en-US" w:eastAsia="zh-CN"/>
        </w:rPr>
        <w:t xml:space="preserve">                    （3.1）</w:t>
      </w:r>
    </w:p>
    <w:p w14:paraId="7A14A1E7">
      <w:pPr>
        <w:jc w:val="center"/>
        <w:rPr>
          <w:rFonts w:hint="eastAsia"/>
          <w:lang w:val="en-US" w:eastAsia="zh-CN"/>
        </w:rPr>
      </w:pPr>
      <w:r>
        <w:rPr>
          <w:rFonts w:hint="default"/>
          <w:position w:val="-24"/>
          <w:lang w:val="en-US" w:eastAsia="zh-CN"/>
        </w:rPr>
        <w:object>
          <v:shape id="_x0000_i1026" o:spt="75" type="#_x0000_t75" style="height:31pt;width:114pt;" o:ole="t" filled="f" o:preferrelative="t" stroked="f" coordsize="21600,21600">
            <v:path/>
            <v:fill on="f" focussize="0,0"/>
            <v:stroke on="f"/>
            <v:imagedata r:id="rId11" o:title=""/>
            <o:lock v:ext="edit" aspectratio="t"/>
            <w10:wrap type="none"/>
            <w10:anchorlock/>
          </v:shape>
          <o:OLEObject Type="Embed" ProgID="Equation.KSEE3" ShapeID="_x0000_i1026" DrawAspect="Content" ObjectID="_1468075726" r:id="rId10">
            <o:LockedField>false</o:LockedField>
          </o:OLEObject>
        </w:object>
      </w:r>
      <w:r>
        <w:rPr>
          <w:rFonts w:hint="eastAsia"/>
          <w:lang w:val="en-US" w:eastAsia="zh-CN"/>
        </w:rPr>
        <w:t xml:space="preserve">                                              （3.2）</w:t>
      </w:r>
    </w:p>
    <w:p w14:paraId="51DB88A0">
      <w:pPr>
        <w:ind w:firstLine="480" w:firstLineChars="200"/>
        <w:rPr>
          <w:rFonts w:hint="eastAsia"/>
          <w:lang w:val="en-US" w:eastAsia="zh-CN"/>
        </w:rPr>
      </w:pPr>
      <w:r>
        <w:rPr>
          <w:rFonts w:hint="eastAsia"/>
          <w:lang w:val="en-US" w:eastAsia="zh-CN"/>
        </w:rPr>
        <w:t>约束条件：</w:t>
      </w:r>
    </w:p>
    <w:p w14:paraId="331F5FEB">
      <w:pPr>
        <w:ind w:firstLine="480" w:firstLineChars="200"/>
        <w:rPr>
          <w:rFonts w:hint="default"/>
          <w:lang w:val="en-US" w:eastAsia="zh-CN"/>
        </w:rPr>
      </w:pPr>
      <w:r>
        <w:rPr>
          <w:rFonts w:hint="default"/>
          <w:position w:val="-28"/>
          <w:lang w:val="en-US" w:eastAsia="zh-CN"/>
        </w:rPr>
        <w:object>
          <v:shape id="_x0000_i1027" o:spt="75" type="#_x0000_t75" style="height:27pt;width:49pt;" o:ole="t" filled="f" o:preferrelative="t" stroked="f" coordsize="21600,21600">
            <v:path/>
            <v:fill on="f" focussize="0,0"/>
            <v:stroke on="f"/>
            <v:imagedata r:id="rId13" o:title=""/>
            <o:lock v:ext="edit" aspectratio="t"/>
            <w10:wrap type="none"/>
            <w10:anchorlock/>
          </v:shape>
          <o:OLEObject Type="Embed" ProgID="Equation.KSEE3" ShapeID="_x0000_i1027" DrawAspect="Content" ObjectID="_1468075727" r:id="rId12">
            <o:LockedField>false</o:LockedField>
          </o:OLEObject>
        </w:object>
      </w:r>
      <w:r>
        <w:rPr>
          <w:rFonts w:hint="eastAsia"/>
          <w:lang w:val="en-US" w:eastAsia="zh-CN"/>
        </w:rPr>
        <w:t xml:space="preserve">                                                     （3.3）</w:t>
      </w:r>
    </w:p>
    <w:p w14:paraId="759370F8">
      <w:pPr>
        <w:ind w:firstLine="480" w:firstLineChars="200"/>
        <w:rPr>
          <w:rFonts w:hint="default"/>
          <w:lang w:val="en-US" w:eastAsia="zh-CN"/>
        </w:rPr>
      </w:pPr>
      <w:r>
        <w:rPr>
          <w:rFonts w:hint="default"/>
          <w:position w:val="-28"/>
          <w:lang w:val="en-US" w:eastAsia="zh-CN"/>
        </w:rPr>
        <w:object>
          <v:shape id="_x0000_i1028" o:spt="75" type="#_x0000_t75" style="height:27pt;width:74pt;" o:ole="t" filled="f" o:preferrelative="t" stroked="f" coordsize="21600,21600">
            <v:path/>
            <v:fill on="f" focussize="0,0"/>
            <v:stroke on="f"/>
            <v:imagedata r:id="rId15" o:title=""/>
            <o:lock v:ext="edit" aspectratio="t"/>
            <w10:wrap type="none"/>
            <w10:anchorlock/>
          </v:shape>
          <o:OLEObject Type="Embed" ProgID="Equation.KSEE3" ShapeID="_x0000_i1028" DrawAspect="Content" ObjectID="_1468075728" r:id="rId14">
            <o:LockedField>false</o:LockedField>
          </o:OLEObject>
        </w:object>
      </w:r>
      <w:r>
        <w:rPr>
          <w:rFonts w:hint="eastAsia"/>
          <w:lang w:val="en-US" w:eastAsia="zh-CN"/>
        </w:rPr>
        <w:t xml:space="preserve">                                                 （3.4）</w:t>
      </w:r>
    </w:p>
    <w:p w14:paraId="1C61272F">
      <w:pPr>
        <w:ind w:firstLine="480" w:firstLineChars="200"/>
        <w:rPr>
          <w:rFonts w:hint="eastAsia"/>
          <w:lang w:val="en-US" w:eastAsia="zh-CN"/>
        </w:rPr>
      </w:pPr>
      <w:r>
        <w:rPr>
          <w:rFonts w:hint="default"/>
          <w:position w:val="-24"/>
          <w:lang w:val="en-US" w:eastAsia="zh-CN"/>
        </w:rPr>
        <w:object>
          <v:shape id="_x0000_i1029" o:spt="75" type="#_x0000_t75" style="height:31pt;width:51pt;" o:ole="t" filled="f" o:preferrelative="t" stroked="f" coordsize="21600,21600">
            <v:path/>
            <v:fill on="f" focussize="0,0"/>
            <v:stroke on="f"/>
            <v:imagedata r:id="rId17" o:title=""/>
            <o:lock v:ext="edit" aspectratio="t"/>
            <w10:wrap type="none"/>
            <w10:anchorlock/>
          </v:shape>
          <o:OLEObject Type="Embed" ProgID="Equation.KSEE3" ShapeID="_x0000_i1029" DrawAspect="Content" ObjectID="_1468075729" r:id="rId16">
            <o:LockedField>false</o:LockedField>
          </o:OLEObject>
        </w:object>
      </w:r>
      <w:r>
        <w:rPr>
          <w:rFonts w:hint="eastAsia"/>
          <w:lang w:val="en-US" w:eastAsia="zh-CN"/>
        </w:rPr>
        <w:t xml:space="preserve">                                                     （3.5）</w:t>
      </w:r>
    </w:p>
    <w:p w14:paraId="01FD5694">
      <w:pPr>
        <w:ind w:firstLine="480" w:firstLineChars="200"/>
        <w:rPr>
          <w:rFonts w:hint="default"/>
          <w:lang w:val="en-US" w:eastAsia="zh-CN"/>
        </w:rPr>
      </w:pPr>
    </w:p>
    <w:p w14:paraId="1D498C66">
      <w:pPr>
        <w:pStyle w:val="5"/>
        <w:bidi w:val="0"/>
        <w:rPr>
          <w:rFonts w:hint="eastAsia"/>
          <w:lang w:val="en-US" w:eastAsia="zh-CN"/>
        </w:rPr>
      </w:pPr>
      <w:r>
        <w:rPr>
          <w:rFonts w:hint="eastAsia"/>
          <w:lang w:val="en-US" w:eastAsia="zh-CN"/>
        </w:rPr>
        <w:t>3.1.4 混合NSGA II-MOPSO算法</w:t>
      </w:r>
    </w:p>
    <w:p w14:paraId="21249182">
      <w:pPr>
        <w:ind w:firstLine="480" w:firstLineChars="200"/>
        <w:rPr>
          <w:rFonts w:hint="default"/>
          <w:lang w:val="en-US" w:eastAsia="zh-CN"/>
        </w:rPr>
      </w:pPr>
      <w:r>
        <w:rPr>
          <w:rFonts w:hint="default"/>
          <w:lang w:val="en-US" w:eastAsia="zh-CN"/>
        </w:rPr>
        <w:t>由于</w:t>
      </w:r>
      <w:r>
        <w:rPr>
          <w:rFonts w:hint="eastAsia"/>
          <w:lang w:val="en-US" w:eastAsia="zh-CN"/>
        </w:rPr>
        <w:t>仓库选址</w:t>
      </w:r>
      <w:r>
        <w:rPr>
          <w:rFonts w:hint="default"/>
          <w:lang w:val="en-US" w:eastAsia="zh-CN"/>
        </w:rPr>
        <w:t>可以简化为一个 NP 完全的组合优化问题，因此多项式时间的最优解不可能有精确的算法。因此只能寻求一种快速的启发式策略来获得相对最优解。考虑到粒子群优化（PSO）在解决调度优化问题上的优越性，</w:t>
      </w:r>
      <w:r>
        <w:rPr>
          <w:rFonts w:hint="eastAsia"/>
          <w:lang w:val="en-US" w:eastAsia="zh-CN"/>
        </w:rPr>
        <w:t>同时该模型属于成本最低和时间最少的多目标模型，因此</w:t>
      </w:r>
      <w:r>
        <w:rPr>
          <w:rFonts w:hint="default"/>
          <w:lang w:val="en-US" w:eastAsia="zh-CN"/>
        </w:rPr>
        <w:t>本</w:t>
      </w:r>
      <w:r>
        <w:rPr>
          <w:rFonts w:hint="eastAsia"/>
          <w:lang w:val="en-US" w:eastAsia="zh-CN"/>
        </w:rPr>
        <w:t>节</w:t>
      </w:r>
      <w:r>
        <w:rPr>
          <w:rFonts w:hint="default"/>
          <w:lang w:val="en-US" w:eastAsia="zh-CN"/>
        </w:rPr>
        <w:t>选择</w:t>
      </w:r>
      <w:r>
        <w:rPr>
          <w:rFonts w:hint="eastAsia"/>
          <w:lang w:val="en-US" w:eastAsia="zh-CN"/>
        </w:rPr>
        <w:t>MO</w:t>
      </w:r>
      <w:r>
        <w:rPr>
          <w:rFonts w:hint="default"/>
          <w:lang w:val="en-US" w:eastAsia="zh-CN"/>
        </w:rPr>
        <w:t>PSO启发式算法来寻找</w:t>
      </w:r>
      <w:r>
        <w:rPr>
          <w:rFonts w:hint="eastAsia"/>
          <w:lang w:val="en-US" w:eastAsia="zh-CN"/>
        </w:rPr>
        <w:t>仓库选址</w:t>
      </w:r>
      <w:r>
        <w:rPr>
          <w:rFonts w:hint="default"/>
          <w:lang w:val="en-US" w:eastAsia="zh-CN"/>
        </w:rPr>
        <w:t>的相对最优解。然而，单一的MOPSO算法仍然存在一定的局限性。MOPSO的全局搜索能力较弱，容易受到初始种群的影响，导致算法的鲁棒性较差。</w:t>
      </w:r>
      <w:r>
        <w:rPr>
          <w:rFonts w:hint="eastAsia"/>
          <w:lang w:val="en-US" w:eastAsia="zh-CN"/>
        </w:rPr>
        <w:t>但是NSGA II的全局搜索能力比较强，</w:t>
      </w:r>
      <w:r>
        <w:rPr>
          <w:rFonts w:hint="default"/>
          <w:lang w:val="en-US" w:eastAsia="zh-CN"/>
        </w:rPr>
        <w:t>本文提出了一种基于混合NSGA II-MOPSO的多目标优化算法，该算法将NSGA II的全局搜索能力和MOPSO的局部搜索能力有机地结合起来，以提高</w:t>
      </w:r>
      <w:r>
        <w:rPr>
          <w:rFonts w:hint="eastAsia"/>
          <w:lang w:val="en-US" w:eastAsia="zh-CN"/>
        </w:rPr>
        <w:t>解决</w:t>
      </w:r>
      <w:r>
        <w:rPr>
          <w:rFonts w:hint="default"/>
          <w:lang w:val="en-US" w:eastAsia="zh-CN"/>
        </w:rPr>
        <w:t>问题的性能。</w:t>
      </w:r>
    </w:p>
    <w:p w14:paraId="535B410F">
      <w:pPr>
        <w:numPr>
          <w:ilvl w:val="0"/>
          <w:numId w:val="4"/>
        </w:numPr>
        <w:ind w:leftChars="200"/>
        <w:rPr>
          <w:rFonts w:hint="eastAsia"/>
          <w:lang w:val="en-US" w:eastAsia="zh-CN"/>
        </w:rPr>
      </w:pPr>
      <w:r>
        <w:rPr>
          <w:rFonts w:hint="eastAsia"/>
          <w:lang w:val="en-US" w:eastAsia="zh-CN"/>
        </w:rPr>
        <w:t>双种群协同进化策略</w:t>
      </w:r>
    </w:p>
    <w:p w14:paraId="25A0F790">
      <w:pPr>
        <w:numPr>
          <w:ilvl w:val="0"/>
          <w:numId w:val="0"/>
        </w:numPr>
        <w:ind w:firstLine="480" w:firstLineChars="200"/>
        <w:rPr>
          <w:rFonts w:hint="eastAsia"/>
          <w:lang w:val="en-US" w:eastAsia="zh-CN"/>
        </w:rPr>
      </w:pPr>
      <w:r>
        <w:rPr>
          <w:rFonts w:hint="eastAsia"/>
          <w:lang w:val="en-US" w:eastAsia="zh-CN"/>
        </w:rPr>
        <w:t>在NSGA-II的非支配排序的基础上进行，将经过初始化、非支配排序的种群分为两半。Pareto等级好的上半部分为精英种群，利用NSGA-II搜索能力强的特点探索区域中的其他Pareto解集，找出非支配解；Pareto等级较差的下半部分则采用MOPSO算法对精英种群进行学习，同时为避免MOPSO算法引起的早熟收敛，本文将通过轮盘赌选取精英种群中的个体作为MOPSO的“社会部分”学习样本。</w:t>
      </w:r>
    </w:p>
    <w:p w14:paraId="5F0F75FB">
      <w:pPr>
        <w:numPr>
          <w:ilvl w:val="0"/>
          <w:numId w:val="0"/>
        </w:numPr>
        <w:ind w:firstLine="480" w:firstLineChars="200"/>
        <w:rPr>
          <w:rFonts w:hint="default"/>
          <w:lang w:val="en-US" w:eastAsia="zh-CN"/>
        </w:rPr>
      </w:pPr>
      <w:r>
        <w:rPr>
          <w:rFonts w:hint="eastAsia"/>
          <w:lang w:val="en-US" w:eastAsia="zh-CN"/>
        </w:rPr>
        <w:t>（2）自适应变异策略</w:t>
      </w:r>
    </w:p>
    <w:p w14:paraId="275335CE">
      <w:pPr>
        <w:numPr>
          <w:ilvl w:val="0"/>
          <w:numId w:val="0"/>
        </w:numPr>
        <w:ind w:firstLine="480" w:firstLineChars="200"/>
        <w:rPr>
          <w:rFonts w:hint="eastAsia"/>
          <w:lang w:val="en-US" w:eastAsia="zh-CN"/>
        </w:rPr>
      </w:pPr>
      <w:r>
        <w:rPr>
          <w:rFonts w:hint="eastAsia"/>
          <w:lang w:val="en-US" w:eastAsia="zh-CN"/>
        </w:rPr>
        <w:t>对经过NSGA-II的遗传操作以及MOPSO的引导寻优后得到的个体进行非支配排序，其中非支配排序为1的个体包含当前最优的进化信息，然而，无论是NSGA-II还是MOPSO都存在容易陷入局部最优的问题，这可能使得若干代后出现大量相似的个体，使得算法无法找到最优前沿。因此本文对这部分解进行变异操作，提高种群跳出局部最优的能力。同时，非支配排序为1的群体变化的动态过程同样值得关注，本文采用世代距离衡量这种变化，并据此对变异规模进行动态调整。这里采用多项式变异，随机选择个体中的一维进行变异：</w:t>
      </w:r>
    </w:p>
    <w:p w14:paraId="4DF28BFC">
      <w:pPr>
        <w:numPr>
          <w:ilvl w:val="0"/>
          <w:numId w:val="0"/>
        </w:numPr>
        <w:ind w:firstLine="480" w:firstLineChars="200"/>
        <w:jc w:val="center"/>
        <w:rPr>
          <w:rFonts w:hint="eastAsia"/>
          <w:lang w:val="en-US" w:eastAsia="zh-CN"/>
        </w:rPr>
      </w:pPr>
      <w:r>
        <w:rPr>
          <w:rFonts w:hint="eastAsia"/>
          <w:position w:val="-12"/>
          <w:lang w:val="en-US" w:eastAsia="zh-CN"/>
        </w:rPr>
        <w:object>
          <v:shape id="_x0000_i1030" o:spt="75" type="#_x0000_t75" style="height:19pt;width:103.95pt;" o:ole="t" filled="f" o:preferrelative="t" stroked="f" coordsize="21600,21600">
            <v:path/>
            <v:fill on="f" focussize="0,0"/>
            <v:stroke on="f"/>
            <v:imagedata r:id="rId19" o:title=""/>
            <o:lock v:ext="edit" aspectratio="t"/>
            <w10:wrap type="none"/>
            <w10:anchorlock/>
          </v:shape>
          <o:OLEObject Type="Embed" ProgID="Equation.KSEE3" ShapeID="_x0000_i1030" DrawAspect="Content" ObjectID="_1468075730" r:id="rId18">
            <o:LockedField>false</o:LockedField>
          </o:OLEObject>
        </w:object>
      </w:r>
    </w:p>
    <w:p w14:paraId="5B569526">
      <w:pPr>
        <w:numPr>
          <w:ilvl w:val="0"/>
          <w:numId w:val="0"/>
        </w:numPr>
        <w:ind w:firstLine="480" w:firstLineChars="200"/>
        <w:jc w:val="center"/>
        <w:rPr>
          <w:rFonts w:hint="eastAsia"/>
          <w:lang w:val="en-US" w:eastAsia="zh-CN"/>
        </w:rPr>
      </w:pPr>
      <w:r>
        <w:rPr>
          <w:rFonts w:hint="eastAsia"/>
          <w:position w:val="-50"/>
          <w:lang w:val="en-US" w:eastAsia="zh-CN"/>
        </w:rPr>
        <w:object>
          <v:shape id="_x0000_i1031" o:spt="75" type="#_x0000_t75" style="height:56pt;width:147pt;" o:ole="t" filled="f" o:preferrelative="t" stroked="f" coordsize="21600,21600">
            <v:path/>
            <v:fill on="f" focussize="0,0"/>
            <v:stroke on="f"/>
            <v:imagedata r:id="rId21" o:title=""/>
            <o:lock v:ext="edit" aspectratio="t"/>
            <w10:wrap type="none"/>
            <w10:anchorlock/>
          </v:shape>
          <o:OLEObject Type="Embed" ProgID="Equation.KSEE3" ShapeID="_x0000_i1031" DrawAspect="Content" ObjectID="_1468075731" r:id="rId20">
            <o:LockedField>false</o:LockedField>
          </o:OLEObject>
        </w:object>
      </w:r>
    </w:p>
    <w:p w14:paraId="60F3AA26">
      <w:pPr>
        <w:numPr>
          <w:ilvl w:val="0"/>
          <w:numId w:val="0"/>
        </w:numPr>
        <w:ind w:firstLine="480" w:firstLineChars="200"/>
        <w:rPr>
          <w:rFonts w:hint="eastAsia"/>
          <w:lang w:val="en-US" w:eastAsia="zh-CN"/>
        </w:rPr>
      </w:pPr>
      <w:r>
        <w:rPr>
          <w:rFonts w:hint="eastAsia"/>
          <w:lang w:val="en-US" w:eastAsia="zh-CN"/>
        </w:rPr>
        <w:t>式中，x</w:t>
      </w:r>
      <w:r>
        <w:rPr>
          <w:rFonts w:hint="eastAsia"/>
          <w:vertAlign w:val="subscript"/>
          <w:lang w:val="en-US" w:eastAsia="zh-CN"/>
        </w:rPr>
        <w:t>d</w:t>
      </w:r>
      <w:r>
        <w:rPr>
          <w:rFonts w:hint="eastAsia"/>
          <w:vertAlign w:val="superscript"/>
          <w:lang w:val="en-US" w:eastAsia="zh-CN"/>
        </w:rPr>
        <w:t>U</w:t>
      </w:r>
      <w:r>
        <w:rPr>
          <w:rFonts w:hint="eastAsia"/>
          <w:lang w:val="en-US" w:eastAsia="zh-CN"/>
        </w:rPr>
        <w:t>和x</w:t>
      </w:r>
      <w:r>
        <w:rPr>
          <w:rFonts w:hint="eastAsia"/>
          <w:vertAlign w:val="subscript"/>
          <w:lang w:val="en-US" w:eastAsia="zh-CN"/>
        </w:rPr>
        <w:t>d</w:t>
      </w:r>
      <w:r>
        <w:rPr>
          <w:rFonts w:hint="eastAsia"/>
          <w:vertAlign w:val="superscript"/>
          <w:lang w:val="en-US" w:eastAsia="zh-CN"/>
        </w:rPr>
        <w:t>L</w:t>
      </w:r>
      <w:r>
        <w:rPr>
          <w:rFonts w:hint="eastAsia"/>
          <w:lang w:val="en-US" w:eastAsia="zh-CN"/>
        </w:rPr>
        <w:t>为个体第d维的上界和下界，u为扰动项，η为变异分布指数（控制扰动强度）。</w:t>
      </w:r>
    </w:p>
    <w:p w14:paraId="120F4373">
      <w:pPr>
        <w:numPr>
          <w:ilvl w:val="0"/>
          <w:numId w:val="0"/>
        </w:numPr>
        <w:ind w:firstLine="480" w:firstLineChars="200"/>
        <w:rPr>
          <w:rFonts w:hint="eastAsia"/>
          <w:lang w:val="en-US" w:eastAsia="zh-CN"/>
        </w:rPr>
      </w:pPr>
      <w:r>
        <w:rPr>
          <w:rFonts w:hint="eastAsia"/>
          <w:lang w:val="en-US" w:eastAsia="zh-CN"/>
        </w:rPr>
        <w:t>（3）算法流程与伪代码</w:t>
      </w:r>
    </w:p>
    <w:p w14:paraId="7A4DBE02">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本章所设计算法伪代码和流程框架图如下：</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166A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nil"/>
              <w:right w:val="nil"/>
            </w:tcBorders>
            <w:vAlign w:val="top"/>
          </w:tcPr>
          <w:p w14:paraId="2E28ABF1">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rPr>
                <w:rFonts w:hint="default" w:eastAsia="宋体" w:asciiTheme="minorAscii" w:hAnsiTheme="minorAscii" w:cstheme="minorBidi"/>
                <w:kern w:val="2"/>
                <w:sz w:val="24"/>
                <w:szCs w:val="24"/>
                <w:lang w:val="en-US" w:eastAsia="zh-CN" w:bidi="ar-SA"/>
              </w:rPr>
            </w:pPr>
            <w:r>
              <w:rPr>
                <w:rFonts w:hint="default" w:eastAsia="宋体" w:asciiTheme="minorAscii" w:hAnsiTheme="minorAscii" w:cstheme="minorBidi"/>
                <w:kern w:val="2"/>
                <w:sz w:val="24"/>
                <w:szCs w:val="24"/>
                <w:lang w:val="en-US" w:eastAsia="zh-CN" w:bidi="ar-SA"/>
              </w:rPr>
              <w:t>输入: 种群大小N, 最大迭代次数T, 问题参数</w:t>
            </w:r>
          </w:p>
          <w:p w14:paraId="15BCA4EC">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rPr>
                <w:rFonts w:hint="default"/>
                <w:vertAlign w:val="baseline"/>
                <w:lang w:val="en-US" w:eastAsia="zh-CN"/>
              </w:rPr>
            </w:pPr>
            <w:r>
              <w:rPr>
                <w:rFonts w:hint="default" w:eastAsia="宋体" w:asciiTheme="minorAscii" w:hAnsiTheme="minorAscii" w:cstheme="minorBidi"/>
                <w:kern w:val="2"/>
                <w:sz w:val="24"/>
                <w:szCs w:val="24"/>
                <w:lang w:val="en-US" w:eastAsia="zh-CN" w:bidi="ar-SA"/>
              </w:rPr>
              <w:t>输出: 帕累托最优解集</w:t>
            </w:r>
          </w:p>
        </w:tc>
      </w:tr>
      <w:tr w14:paraId="57E0E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left w:val="nil"/>
              <w:right w:val="nil"/>
            </w:tcBorders>
            <w:vAlign w:val="top"/>
          </w:tcPr>
          <w:p w14:paraId="6F95D934">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left"/>
              <w:rPr>
                <w:rFonts w:hint="default" w:eastAsia="宋体" w:asciiTheme="minorAscii" w:hAnsiTheme="minorAscii" w:cstheme="minorBidi"/>
                <w:kern w:val="2"/>
                <w:sz w:val="24"/>
                <w:szCs w:val="24"/>
                <w:lang w:val="en-US" w:eastAsia="zh-CN" w:bidi="ar-SA"/>
              </w:rPr>
            </w:pPr>
            <w:r>
              <w:rPr>
                <w:rFonts w:hint="default" w:eastAsia="宋体" w:asciiTheme="minorAscii" w:hAnsiTheme="minorAscii" w:cstheme="minorBidi"/>
                <w:kern w:val="2"/>
                <w:sz w:val="24"/>
                <w:szCs w:val="24"/>
                <w:lang w:val="en-US" w:eastAsia="zh-CN" w:bidi="ar-SA"/>
              </w:rPr>
              <w:t>1: 初始化种群P0, 外部档案A=∅</w:t>
            </w:r>
          </w:p>
          <w:p w14:paraId="702BEE3D">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left"/>
              <w:rPr>
                <w:rFonts w:hint="default" w:eastAsia="宋体" w:asciiTheme="minorAscii" w:hAnsiTheme="minorAscii" w:cstheme="minorBidi"/>
                <w:kern w:val="2"/>
                <w:sz w:val="24"/>
                <w:szCs w:val="24"/>
                <w:lang w:val="en-US" w:eastAsia="zh-CN" w:bidi="ar-SA"/>
              </w:rPr>
            </w:pPr>
            <w:r>
              <w:rPr>
                <w:rFonts w:hint="default" w:eastAsia="宋体" w:asciiTheme="minorAscii" w:hAnsiTheme="minorAscii" w:cstheme="minorBidi"/>
                <w:kern w:val="2"/>
                <w:sz w:val="24"/>
                <w:szCs w:val="24"/>
                <w:lang w:val="en-US" w:eastAsia="zh-CN" w:bidi="ar-SA"/>
              </w:rPr>
              <w:t>2: 评估P0中每个个体的适应度值</w:t>
            </w:r>
          </w:p>
          <w:p w14:paraId="2CB1AA1A">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left"/>
              <w:rPr>
                <w:rFonts w:hint="default" w:eastAsia="宋体" w:asciiTheme="minorAscii" w:hAnsiTheme="minorAscii" w:cstheme="minorBidi"/>
                <w:kern w:val="2"/>
                <w:sz w:val="24"/>
                <w:szCs w:val="24"/>
                <w:lang w:val="en-US" w:eastAsia="zh-CN" w:bidi="ar-SA"/>
              </w:rPr>
            </w:pPr>
            <w:r>
              <w:rPr>
                <w:rFonts w:hint="default" w:eastAsia="宋体" w:asciiTheme="minorAscii" w:hAnsiTheme="minorAscii" w:cstheme="minorBidi"/>
                <w:kern w:val="2"/>
                <w:sz w:val="24"/>
                <w:szCs w:val="24"/>
                <w:lang w:val="en-US" w:eastAsia="zh-CN" w:bidi="ar-SA"/>
              </w:rPr>
              <w:t>3: 将P0中的非支配解加入A</w:t>
            </w:r>
          </w:p>
          <w:p w14:paraId="425822A4">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left"/>
              <w:rPr>
                <w:rFonts w:hint="default" w:eastAsia="宋体" w:asciiTheme="minorAscii" w:hAnsiTheme="minorAscii" w:cstheme="minorBidi"/>
                <w:kern w:val="2"/>
                <w:sz w:val="24"/>
                <w:szCs w:val="24"/>
                <w:lang w:val="en-US" w:eastAsia="zh-CN" w:bidi="ar-SA"/>
              </w:rPr>
            </w:pPr>
            <w:r>
              <w:rPr>
                <w:rFonts w:hint="default" w:eastAsia="宋体" w:asciiTheme="minorAscii" w:hAnsiTheme="minorAscii" w:cstheme="minorBidi"/>
                <w:kern w:val="2"/>
                <w:sz w:val="24"/>
                <w:szCs w:val="24"/>
                <w:lang w:val="en-US" w:eastAsia="zh-CN" w:bidi="ar-SA"/>
              </w:rPr>
              <w:t>4: for t = 1 to T do</w:t>
            </w:r>
          </w:p>
          <w:p w14:paraId="428F58B7">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left"/>
              <w:rPr>
                <w:rFonts w:hint="default" w:eastAsia="宋体" w:asciiTheme="minorAscii" w:hAnsiTheme="minorAscii" w:cstheme="minorBidi"/>
                <w:kern w:val="2"/>
                <w:sz w:val="24"/>
                <w:szCs w:val="24"/>
                <w:lang w:val="en-US" w:eastAsia="zh-CN" w:bidi="ar-SA"/>
              </w:rPr>
            </w:pPr>
            <w:r>
              <w:rPr>
                <w:rFonts w:hint="default" w:eastAsia="宋体" w:asciiTheme="minorAscii" w:hAnsiTheme="minorAscii" w:cstheme="minorBidi"/>
                <w:kern w:val="2"/>
                <w:sz w:val="24"/>
                <w:szCs w:val="24"/>
                <w:lang w:val="en-US" w:eastAsia="zh-CN" w:bidi="ar-SA"/>
              </w:rPr>
              <w:t>5:   对Pt进行非支配排序得到前沿层F1,F2,...</w:t>
            </w:r>
          </w:p>
          <w:p w14:paraId="162B2C05">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left"/>
              <w:rPr>
                <w:rFonts w:hint="default" w:eastAsia="宋体" w:asciiTheme="minorAscii" w:hAnsiTheme="minorAscii" w:cstheme="minorBidi"/>
                <w:kern w:val="2"/>
                <w:sz w:val="24"/>
                <w:szCs w:val="24"/>
                <w:lang w:val="en-US" w:eastAsia="zh-CN" w:bidi="ar-SA"/>
              </w:rPr>
            </w:pPr>
            <w:r>
              <w:rPr>
                <w:rFonts w:hint="default" w:eastAsia="宋体" w:asciiTheme="minorAscii" w:hAnsiTheme="minorAscii" w:cstheme="minorBidi"/>
                <w:kern w:val="2"/>
                <w:sz w:val="24"/>
                <w:szCs w:val="24"/>
                <w:lang w:val="en-US" w:eastAsia="zh-CN" w:bidi="ar-SA"/>
              </w:rPr>
              <w:t>6:   计算每个前沿层中个体的拥挤距离</w:t>
            </w:r>
          </w:p>
          <w:p w14:paraId="5251A06B">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left"/>
              <w:rPr>
                <w:rFonts w:hint="default" w:eastAsia="宋体" w:asciiTheme="minorAscii" w:hAnsiTheme="minorAscii" w:cstheme="minorBidi"/>
                <w:kern w:val="2"/>
                <w:sz w:val="24"/>
                <w:szCs w:val="24"/>
                <w:lang w:val="en-US" w:eastAsia="zh-CN" w:bidi="ar-SA"/>
              </w:rPr>
            </w:pPr>
            <w:r>
              <w:rPr>
                <w:rFonts w:hint="default" w:eastAsia="宋体" w:asciiTheme="minorAscii" w:hAnsiTheme="minorAscii" w:cstheme="minorBidi"/>
                <w:kern w:val="2"/>
                <w:sz w:val="24"/>
                <w:szCs w:val="24"/>
                <w:lang w:val="en-US" w:eastAsia="zh-CN" w:bidi="ar-SA"/>
              </w:rPr>
              <w:t>7:   选择操作：基于排序和拥挤距离选择父代</w:t>
            </w:r>
          </w:p>
          <w:p w14:paraId="6CB668CF">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left"/>
              <w:rPr>
                <w:rFonts w:hint="default" w:eastAsia="宋体" w:asciiTheme="minorAscii" w:hAnsiTheme="minorAscii" w:cstheme="minorBidi"/>
                <w:kern w:val="2"/>
                <w:sz w:val="24"/>
                <w:szCs w:val="24"/>
                <w:lang w:val="en-US" w:eastAsia="zh-CN" w:bidi="ar-SA"/>
              </w:rPr>
            </w:pPr>
            <w:r>
              <w:rPr>
                <w:rFonts w:hint="default" w:eastAsia="宋体" w:asciiTheme="minorAscii" w:hAnsiTheme="minorAscii" w:cstheme="minorBidi"/>
                <w:kern w:val="2"/>
                <w:sz w:val="24"/>
                <w:szCs w:val="24"/>
                <w:lang w:val="en-US" w:eastAsia="zh-CN" w:bidi="ar-SA"/>
              </w:rPr>
              <w:t>8:   将父代随机分为两组G1和G2</w:t>
            </w:r>
          </w:p>
          <w:p w14:paraId="6EB3D0E3">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left"/>
              <w:rPr>
                <w:rFonts w:hint="default" w:eastAsia="宋体" w:asciiTheme="minorAscii" w:hAnsiTheme="minorAscii" w:cstheme="minorBidi"/>
                <w:kern w:val="2"/>
                <w:sz w:val="24"/>
                <w:szCs w:val="24"/>
                <w:lang w:val="en-US" w:eastAsia="zh-CN" w:bidi="ar-SA"/>
              </w:rPr>
            </w:pPr>
            <w:r>
              <w:rPr>
                <w:rFonts w:hint="default" w:eastAsia="宋体" w:asciiTheme="minorAscii" w:hAnsiTheme="minorAscii" w:cstheme="minorBidi"/>
                <w:kern w:val="2"/>
                <w:sz w:val="24"/>
                <w:szCs w:val="24"/>
                <w:lang w:val="en-US" w:eastAsia="zh-CN" w:bidi="ar-SA"/>
              </w:rPr>
              <w:t>9:   对G1执行NSGA II操作(交叉、变异)产生子代Q1</w:t>
            </w:r>
          </w:p>
          <w:p w14:paraId="211A2F45">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left"/>
              <w:rPr>
                <w:rFonts w:hint="default" w:eastAsia="宋体" w:asciiTheme="minorAscii" w:hAnsiTheme="minorAscii" w:cstheme="minorBidi"/>
                <w:kern w:val="2"/>
                <w:sz w:val="24"/>
                <w:szCs w:val="24"/>
                <w:lang w:val="en-US" w:eastAsia="zh-CN" w:bidi="ar-SA"/>
              </w:rPr>
            </w:pPr>
            <w:r>
              <w:rPr>
                <w:rFonts w:hint="default" w:eastAsia="宋体" w:asciiTheme="minorAscii" w:hAnsiTheme="minorAscii" w:cstheme="minorBidi"/>
                <w:kern w:val="2"/>
                <w:sz w:val="24"/>
                <w:szCs w:val="24"/>
                <w:lang w:val="en-US" w:eastAsia="zh-CN" w:bidi="ar-SA"/>
              </w:rPr>
              <w:t>10:  对G2执行MOPSO操作(速度更新、位置更新)产生子代Q2</w:t>
            </w:r>
          </w:p>
          <w:p w14:paraId="4EE8C291">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left"/>
              <w:rPr>
                <w:rFonts w:hint="default" w:eastAsia="宋体" w:asciiTheme="minorAscii" w:hAnsiTheme="minorAscii" w:cstheme="minorBidi"/>
                <w:kern w:val="2"/>
                <w:sz w:val="24"/>
                <w:szCs w:val="24"/>
                <w:lang w:val="en-US" w:eastAsia="zh-CN" w:bidi="ar-SA"/>
              </w:rPr>
            </w:pPr>
            <w:r>
              <w:rPr>
                <w:rFonts w:hint="default" w:eastAsia="宋体" w:asciiTheme="minorAscii" w:hAnsiTheme="minorAscii" w:cstheme="minorBidi"/>
                <w:kern w:val="2"/>
                <w:sz w:val="24"/>
                <w:szCs w:val="24"/>
                <w:lang w:val="en-US" w:eastAsia="zh-CN" w:bidi="ar-SA"/>
              </w:rPr>
              <w:t>11:  合并种群Rt = Pt ∪ Q1 ∪ Q2</w:t>
            </w:r>
          </w:p>
          <w:p w14:paraId="1734FA9B">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left"/>
              <w:rPr>
                <w:rFonts w:hint="default" w:eastAsia="宋体" w:asciiTheme="minorAscii" w:hAnsiTheme="minorAscii" w:cstheme="minorBidi"/>
                <w:kern w:val="2"/>
                <w:sz w:val="24"/>
                <w:szCs w:val="24"/>
                <w:lang w:val="en-US" w:eastAsia="zh-CN" w:bidi="ar-SA"/>
              </w:rPr>
            </w:pPr>
            <w:r>
              <w:rPr>
                <w:rFonts w:hint="default" w:eastAsia="宋体" w:asciiTheme="minorAscii" w:hAnsiTheme="minorAscii" w:cstheme="minorBidi"/>
                <w:kern w:val="2"/>
                <w:sz w:val="24"/>
                <w:szCs w:val="24"/>
                <w:lang w:val="en-US" w:eastAsia="zh-CN" w:bidi="ar-SA"/>
              </w:rPr>
              <w:t>12:  对Rt进行非支配排序和拥挤距离计算</w:t>
            </w:r>
          </w:p>
          <w:p w14:paraId="063A73E6">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left"/>
              <w:rPr>
                <w:rFonts w:hint="default" w:eastAsia="宋体" w:asciiTheme="minorAscii" w:hAnsiTheme="minorAscii" w:cstheme="minorBidi"/>
                <w:kern w:val="2"/>
                <w:sz w:val="24"/>
                <w:szCs w:val="24"/>
                <w:lang w:val="en-US" w:eastAsia="zh-CN" w:bidi="ar-SA"/>
              </w:rPr>
            </w:pPr>
            <w:r>
              <w:rPr>
                <w:rFonts w:hint="default" w:eastAsia="宋体" w:asciiTheme="minorAscii" w:hAnsiTheme="minorAscii" w:cstheme="minorBidi"/>
                <w:kern w:val="2"/>
                <w:sz w:val="24"/>
                <w:szCs w:val="24"/>
                <w:lang w:val="en-US" w:eastAsia="zh-CN" w:bidi="ar-SA"/>
              </w:rPr>
              <w:t>13:  环境选择：选择前N个个体形成Pt+1</w:t>
            </w:r>
          </w:p>
          <w:p w14:paraId="32134795">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left"/>
              <w:rPr>
                <w:rFonts w:hint="default" w:eastAsia="宋体" w:asciiTheme="minorAscii" w:hAnsiTheme="minorAscii" w:cstheme="minorBidi"/>
                <w:kern w:val="2"/>
                <w:sz w:val="24"/>
                <w:szCs w:val="24"/>
                <w:lang w:val="en-US" w:eastAsia="zh-CN" w:bidi="ar-SA"/>
              </w:rPr>
            </w:pPr>
            <w:r>
              <w:rPr>
                <w:rFonts w:hint="default" w:eastAsia="宋体" w:asciiTheme="minorAscii" w:hAnsiTheme="minorAscii" w:cstheme="minorBidi"/>
                <w:kern w:val="2"/>
                <w:sz w:val="24"/>
                <w:szCs w:val="24"/>
                <w:lang w:val="en-US" w:eastAsia="zh-CN" w:bidi="ar-SA"/>
              </w:rPr>
              <w:t>14:  更新外部档案A</w:t>
            </w:r>
          </w:p>
          <w:p w14:paraId="00FA85FD">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left"/>
              <w:rPr>
                <w:rFonts w:hint="default" w:eastAsia="宋体" w:asciiTheme="minorAscii" w:hAnsiTheme="minorAscii" w:cstheme="minorBidi"/>
                <w:kern w:val="2"/>
                <w:sz w:val="24"/>
                <w:szCs w:val="24"/>
                <w:lang w:val="en-US" w:eastAsia="zh-CN" w:bidi="ar-SA"/>
              </w:rPr>
            </w:pPr>
            <w:r>
              <w:rPr>
                <w:rFonts w:hint="default" w:eastAsia="宋体" w:asciiTheme="minorAscii" w:hAnsiTheme="minorAscii" w:cstheme="minorBidi"/>
                <w:kern w:val="2"/>
                <w:sz w:val="24"/>
                <w:szCs w:val="24"/>
                <w:lang w:val="en-US" w:eastAsia="zh-CN" w:bidi="ar-SA"/>
              </w:rPr>
              <w:t>15:  自适应调整算法参数</w:t>
            </w:r>
          </w:p>
          <w:p w14:paraId="214039F0">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left"/>
              <w:rPr>
                <w:rFonts w:hint="default" w:eastAsia="宋体" w:asciiTheme="minorAscii" w:hAnsiTheme="minorAscii" w:cstheme="minorBidi"/>
                <w:kern w:val="2"/>
                <w:sz w:val="24"/>
                <w:szCs w:val="24"/>
                <w:lang w:val="en-US" w:eastAsia="zh-CN" w:bidi="ar-SA"/>
              </w:rPr>
            </w:pPr>
            <w:r>
              <w:rPr>
                <w:rFonts w:hint="default" w:eastAsia="宋体" w:asciiTheme="minorAscii" w:hAnsiTheme="minorAscii" w:cstheme="minorBidi"/>
                <w:kern w:val="2"/>
                <w:sz w:val="24"/>
                <w:szCs w:val="24"/>
                <w:lang w:val="en-US" w:eastAsia="zh-CN" w:bidi="ar-SA"/>
              </w:rPr>
              <w:t>16: end for</w:t>
            </w:r>
          </w:p>
          <w:p w14:paraId="45EAF355">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left"/>
              <w:rPr>
                <w:rFonts w:hint="default"/>
                <w:vertAlign w:val="baseline"/>
                <w:lang w:val="en-US" w:eastAsia="zh-CN"/>
              </w:rPr>
            </w:pPr>
            <w:r>
              <w:rPr>
                <w:rFonts w:hint="default" w:eastAsia="宋体" w:asciiTheme="minorAscii" w:hAnsiTheme="minorAscii" w:cstheme="minorBidi"/>
                <w:kern w:val="2"/>
                <w:sz w:val="24"/>
                <w:szCs w:val="24"/>
                <w:lang w:val="en-US" w:eastAsia="zh-CN" w:bidi="ar-SA"/>
              </w:rPr>
              <w:t>17: return 外部档案A中的帕累托前沿</w:t>
            </w:r>
          </w:p>
        </w:tc>
      </w:tr>
    </w:tbl>
    <w:p w14:paraId="449D74BA">
      <w:pPr>
        <w:numPr>
          <w:ilvl w:val="0"/>
          <w:numId w:val="0"/>
        </w:numPr>
        <w:ind w:leftChars="200"/>
        <w:rPr>
          <w:rFonts w:hint="eastAsia"/>
          <w:lang w:val="en-US" w:eastAsia="zh-CN"/>
        </w:rPr>
      </w:pPr>
      <w:r>
        <w:rPr>
          <w:rFonts w:hint="eastAsia"/>
          <w:lang w:val="en-US" w:eastAsia="zh-CN"/>
        </w:rPr>
        <w:t>算法流程框架：</w:t>
      </w:r>
    </w:p>
    <w:p w14:paraId="0F548A7A">
      <w:pPr>
        <w:numPr>
          <w:ilvl w:val="0"/>
          <w:numId w:val="0"/>
        </w:numPr>
        <w:ind w:leftChars="200"/>
        <w:jc w:val="center"/>
        <w:rPr>
          <w:rFonts w:hint="default"/>
          <w:lang w:val="en-US" w:eastAsia="zh-CN"/>
        </w:rPr>
      </w:pPr>
      <w:r>
        <w:rPr>
          <w:rFonts w:hint="default"/>
          <w:lang w:val="en-US" w:eastAsia="zh-CN"/>
        </w:rPr>
        <w:drawing>
          <wp:inline distT="0" distB="0" distL="114300" distR="114300">
            <wp:extent cx="4385945" cy="5126355"/>
            <wp:effectExtent l="0" t="0" r="0" b="0"/>
            <wp:docPr id="15" name="ECB019B1-382A-4266-B25C-5B523AA43C14-1" descr="C:/Users/admin/AppData/Local/Temp/wps.qgQhr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ECB019B1-382A-4266-B25C-5B523AA43C14-1" descr="C:/Users/admin/AppData/Local/Temp/wps.qgQhrRwps"/>
                    <pic:cNvPicPr>
                      <a:picLocks noChangeAspect="1"/>
                    </pic:cNvPicPr>
                  </pic:nvPicPr>
                  <pic:blipFill>
                    <a:blip r:embed="rId22"/>
                    <a:stretch>
                      <a:fillRect/>
                    </a:stretch>
                  </pic:blipFill>
                  <pic:spPr>
                    <a:xfrm>
                      <a:off x="0" y="0"/>
                      <a:ext cx="4385945" cy="5126355"/>
                    </a:xfrm>
                    <a:prstGeom prst="rect">
                      <a:avLst/>
                    </a:prstGeom>
                  </pic:spPr>
                </pic:pic>
              </a:graphicData>
            </a:graphic>
          </wp:inline>
        </w:drawing>
      </w:r>
    </w:p>
    <w:p w14:paraId="496B2BDC">
      <w:pPr>
        <w:numPr>
          <w:ilvl w:val="0"/>
          <w:numId w:val="0"/>
        </w:numPr>
        <w:ind w:leftChars="200"/>
        <w:rPr>
          <w:rFonts w:hint="default"/>
          <w:lang w:val="en-US" w:eastAsia="zh-CN"/>
        </w:rPr>
      </w:pPr>
    </w:p>
    <w:p w14:paraId="72C5F011">
      <w:pPr>
        <w:pStyle w:val="5"/>
        <w:bidi w:val="0"/>
        <w:rPr>
          <w:rFonts w:hint="default"/>
          <w:lang w:val="en-US" w:eastAsia="zh-CN"/>
        </w:rPr>
      </w:pPr>
      <w:r>
        <w:rPr>
          <w:rFonts w:hint="eastAsia"/>
          <w:lang w:val="en-US" w:eastAsia="zh-CN"/>
        </w:rPr>
        <w:t>3.1.5 算例实验</w:t>
      </w:r>
    </w:p>
    <w:p w14:paraId="6B3768BB">
      <w:pPr>
        <w:bidi w:val="0"/>
        <w:ind w:firstLine="480" w:firstLineChars="200"/>
        <w:rPr>
          <w:rFonts w:hint="eastAsia"/>
          <w:lang w:val="en-US" w:eastAsia="zh-CN"/>
        </w:rPr>
      </w:pPr>
      <w:r>
        <w:rPr>
          <w:rFonts w:hint="eastAsia"/>
          <w:lang w:val="en-US" w:eastAsia="zh-CN"/>
        </w:rPr>
        <w:t>为了验证本节所提出的算法在求解装备制造企业后市场服务中线下物流配置的效果和效率，依据某航天工业供应链制造平台的数据为基础设计相关算例实验。</w:t>
      </w:r>
    </w:p>
    <w:p w14:paraId="7FA2DA38">
      <w:pPr>
        <w:rPr>
          <w:rFonts w:hint="eastAsia"/>
          <w:lang w:val="en-US" w:eastAsia="zh-CN"/>
        </w:rPr>
      </w:pPr>
    </w:p>
    <w:p w14:paraId="53A89355">
      <w:pPr>
        <w:pStyle w:val="4"/>
        <w:bidi w:val="0"/>
        <w:rPr>
          <w:rFonts w:hint="eastAsia"/>
          <w:lang w:val="en-US" w:eastAsia="zh-CN"/>
        </w:rPr>
      </w:pPr>
      <w:r>
        <w:rPr>
          <w:rFonts w:hint="eastAsia"/>
          <w:lang w:val="en-US" w:eastAsia="zh-CN"/>
        </w:rPr>
        <w:t>3.2 线上资源协同调度</w:t>
      </w:r>
    </w:p>
    <w:p w14:paraId="036C812A">
      <w:pPr>
        <w:pStyle w:val="5"/>
        <w:bidi w:val="0"/>
        <w:rPr>
          <w:rFonts w:hint="eastAsia"/>
          <w:lang w:val="en-US" w:eastAsia="zh-CN"/>
        </w:rPr>
      </w:pPr>
      <w:r>
        <w:rPr>
          <w:rFonts w:hint="eastAsia"/>
          <w:lang w:val="en-US" w:eastAsia="zh-CN"/>
        </w:rPr>
        <w:t>3.2.1 问题描述</w:t>
      </w:r>
    </w:p>
    <w:p w14:paraId="1208D032">
      <w:pPr>
        <w:bidi w:val="0"/>
        <w:ind w:firstLine="480" w:firstLineChars="200"/>
        <w:rPr>
          <w:rFonts w:hint="eastAsia"/>
          <w:lang w:val="en-US" w:eastAsia="zh-CN"/>
        </w:rPr>
      </w:pPr>
      <w:r>
        <w:rPr>
          <w:rFonts w:hint="eastAsia"/>
          <w:lang w:val="en-US" w:eastAsia="zh-CN"/>
        </w:rPr>
        <w:t>线上资源协同调度是装备制造后市场服务云平台的核心功能模块，主要解决供应商、服务商和客户之间的数字化资源匹配问题。该问题涉及物流数据、供应商网络、服务商能力以及销售信息等多源异构数据的实时整合与优化。在动态市场环境下，平台需要快速响应客户的服务请求，同时协调各类线上资源的分配，包括技术服务人员调度、备件库存调配以及远程诊断资源分配等。与传统的静态调度不同，线上资源调度面临需求突发性强、资源状态变化快、多主体利益博弈等复杂特性，这对调度算法的实时性和鲁棒性提出了更高要求。</w:t>
      </w:r>
    </w:p>
    <w:p w14:paraId="110DD519">
      <w:pPr>
        <w:pStyle w:val="5"/>
        <w:bidi w:val="0"/>
        <w:rPr>
          <w:rFonts w:hint="eastAsia"/>
          <w:lang w:val="en-US" w:eastAsia="zh-CN"/>
        </w:rPr>
      </w:pPr>
      <w:r>
        <w:rPr>
          <w:rFonts w:hint="eastAsia"/>
          <w:lang w:val="en-US" w:eastAsia="zh-CN"/>
        </w:rPr>
        <w:t>3.2.2 问题假设及模型变量</w:t>
      </w:r>
    </w:p>
    <w:p w14:paraId="518D05D9">
      <w:pPr>
        <w:ind w:firstLine="480" w:firstLineChars="200"/>
        <w:rPr>
          <w:rFonts w:hint="eastAsia"/>
          <w:lang w:val="en-US" w:eastAsia="zh-CN"/>
        </w:rPr>
      </w:pPr>
      <w:r>
        <w:rPr>
          <w:rFonts w:hint="eastAsia"/>
          <w:lang w:val="en-US" w:eastAsia="zh-CN"/>
        </w:rPr>
        <w:t>由于装备制造后市场服务云平台资源调度的复杂性，为了更好的聚焦本文的研究重点并简化建模流程，本节作出以下假设：</w:t>
      </w:r>
    </w:p>
    <w:p w14:paraId="46E3C46E">
      <w:pPr>
        <w:numPr>
          <w:ilvl w:val="0"/>
          <w:numId w:val="5"/>
        </w:numPr>
        <w:ind w:firstLine="480" w:firstLineChars="200"/>
        <w:rPr>
          <w:rFonts w:hint="eastAsia"/>
          <w:lang w:val="en-US" w:eastAsia="zh-CN"/>
        </w:rPr>
      </w:pPr>
      <w:r>
        <w:rPr>
          <w:rFonts w:hint="eastAsia"/>
          <w:lang w:val="en-US" w:eastAsia="zh-CN"/>
        </w:rPr>
        <w:t>任务需求在调度前已经确认，且无动态变更；</w:t>
      </w:r>
    </w:p>
    <w:p w14:paraId="7286C557">
      <w:pPr>
        <w:numPr>
          <w:ilvl w:val="0"/>
          <w:numId w:val="5"/>
        </w:numPr>
        <w:ind w:left="0" w:leftChars="0" w:firstLine="480" w:firstLineChars="200"/>
        <w:rPr>
          <w:rFonts w:hint="eastAsia"/>
          <w:lang w:val="en-US" w:eastAsia="zh-CN"/>
        </w:rPr>
      </w:pPr>
      <w:r>
        <w:rPr>
          <w:rFonts w:hint="eastAsia"/>
          <w:lang w:val="en-US" w:eastAsia="zh-CN"/>
        </w:rPr>
        <w:t>各类线上资源的服务能力具有明确上限；</w:t>
      </w:r>
    </w:p>
    <w:p w14:paraId="79C7BB34">
      <w:pPr>
        <w:numPr>
          <w:ilvl w:val="0"/>
          <w:numId w:val="5"/>
        </w:numPr>
        <w:ind w:left="0" w:leftChars="0" w:firstLine="480" w:firstLineChars="200"/>
        <w:rPr>
          <w:rFonts w:hint="eastAsia"/>
          <w:lang w:val="en-US" w:eastAsia="zh-CN"/>
        </w:rPr>
      </w:pPr>
      <w:r>
        <w:rPr>
          <w:rFonts w:hint="eastAsia"/>
          <w:lang w:val="en-US" w:eastAsia="zh-CN"/>
        </w:rPr>
        <w:t>供应商库存资源</w:t>
      </w:r>
      <w:r>
        <w:rPr>
          <w:rFonts w:hint="default"/>
          <w:lang w:val="en-US" w:eastAsia="zh-CN"/>
        </w:rPr>
        <w:t>在调度周期内为静态参数，不随任务分配动态消耗或补充</w:t>
      </w:r>
      <w:r>
        <w:rPr>
          <w:rFonts w:hint="eastAsia"/>
          <w:lang w:val="en-US" w:eastAsia="zh-CN"/>
        </w:rPr>
        <w:t>；</w:t>
      </w:r>
    </w:p>
    <w:p w14:paraId="78A60459">
      <w:pPr>
        <w:numPr>
          <w:ilvl w:val="0"/>
          <w:numId w:val="5"/>
        </w:numPr>
        <w:ind w:left="0" w:leftChars="0" w:firstLine="480" w:firstLineChars="200"/>
        <w:rPr>
          <w:rFonts w:hint="eastAsia"/>
          <w:lang w:val="en-US" w:eastAsia="zh-CN"/>
        </w:rPr>
      </w:pPr>
      <w:r>
        <w:rPr>
          <w:rFonts w:hint="eastAsia"/>
          <w:lang w:val="en-US" w:eastAsia="zh-CN"/>
        </w:rPr>
        <w:t>供应商资源交付时间</w:t>
      </w:r>
      <w:r>
        <w:rPr>
          <w:rFonts w:hint="default"/>
          <w:lang w:val="en-US" w:eastAsia="zh-CN"/>
        </w:rPr>
        <w:t>仅取决于任务与供应商的匹配关系</w:t>
      </w:r>
      <w:r>
        <w:rPr>
          <w:rFonts w:hint="eastAsia"/>
          <w:lang w:val="en-US" w:eastAsia="zh-CN"/>
        </w:rPr>
        <w:t>；</w:t>
      </w:r>
    </w:p>
    <w:p w14:paraId="5B9D8DB2">
      <w:pPr>
        <w:numPr>
          <w:ilvl w:val="0"/>
          <w:numId w:val="5"/>
        </w:numPr>
        <w:ind w:left="0" w:leftChars="0" w:firstLine="480" w:firstLineChars="200"/>
        <w:rPr>
          <w:rFonts w:hint="eastAsia"/>
          <w:lang w:val="en-US" w:eastAsia="zh-CN"/>
        </w:rPr>
      </w:pPr>
      <w:r>
        <w:rPr>
          <w:rFonts w:hint="default"/>
          <w:lang w:val="en-US" w:eastAsia="zh-CN"/>
        </w:rPr>
        <w:t>服务商处理能力在调度周期内稳定，无停机或维护中断</w:t>
      </w:r>
      <w:r>
        <w:rPr>
          <w:rFonts w:hint="eastAsia"/>
          <w:lang w:val="en-US" w:eastAsia="zh-CN"/>
        </w:rPr>
        <w:t>；</w:t>
      </w:r>
    </w:p>
    <w:p w14:paraId="6E74DA7C">
      <w:pPr>
        <w:numPr>
          <w:ilvl w:val="0"/>
          <w:numId w:val="5"/>
        </w:numPr>
        <w:ind w:left="0" w:leftChars="0" w:firstLine="480" w:firstLineChars="200"/>
        <w:rPr>
          <w:rFonts w:hint="eastAsia"/>
          <w:lang w:val="en-US" w:eastAsia="zh-CN"/>
        </w:rPr>
      </w:pPr>
      <w:r>
        <w:rPr>
          <w:rFonts w:hint="eastAsia"/>
          <w:lang w:val="en-US" w:eastAsia="zh-CN"/>
        </w:rPr>
        <w:t>每个任务所需的每类资源从单一供应商采购。</w:t>
      </w:r>
    </w:p>
    <w:p w14:paraId="388AE20C">
      <w:pPr>
        <w:numPr>
          <w:ilvl w:val="0"/>
          <w:numId w:val="0"/>
        </w:numPr>
        <w:ind w:leftChars="200"/>
        <w:rPr>
          <w:rFonts w:hint="eastAsia"/>
          <w:lang w:val="en-US" w:eastAsia="zh-CN"/>
        </w:rPr>
      </w:pPr>
      <w:r>
        <w:rPr>
          <w:rFonts w:hint="eastAsia"/>
          <w:lang w:val="en-US" w:eastAsia="zh-CN"/>
        </w:rPr>
        <w:t>模型参数如下；</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1"/>
        <w:gridCol w:w="6431"/>
      </w:tblGrid>
      <w:tr w14:paraId="5BCC4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1" w:type="dxa"/>
            <w:tcBorders>
              <w:top w:val="single" w:color="auto" w:sz="4" w:space="0"/>
              <w:left w:val="nil"/>
              <w:bottom w:val="nil"/>
              <w:right w:val="nil"/>
              <w:tl2br w:val="nil"/>
            </w:tcBorders>
            <w:shd w:val="clear" w:color="auto" w:fill="FFFFFF"/>
            <w:vAlign w:val="top"/>
          </w:tcPr>
          <w:p w14:paraId="389A84D0">
            <w:pPr>
              <w:bidi w:val="0"/>
              <w:rPr>
                <w:rFonts w:hint="default"/>
                <w:lang w:val="en-US" w:eastAsia="zh-CN"/>
              </w:rPr>
            </w:pPr>
            <w:r>
              <w:rPr>
                <w:rFonts w:hint="eastAsia"/>
                <w:lang w:val="en-US" w:eastAsia="zh-CN"/>
              </w:rPr>
              <w:t>集合符号</w:t>
            </w:r>
          </w:p>
        </w:tc>
        <w:tc>
          <w:tcPr>
            <w:tcW w:w="6431" w:type="dxa"/>
            <w:tcBorders>
              <w:top w:val="single" w:color="auto" w:sz="4" w:space="0"/>
              <w:left w:val="nil"/>
              <w:bottom w:val="nil"/>
              <w:right w:val="nil"/>
            </w:tcBorders>
            <w:shd w:val="clear" w:color="auto" w:fill="FFFFFF"/>
            <w:vAlign w:val="top"/>
          </w:tcPr>
          <w:p w14:paraId="23D15000">
            <w:pPr>
              <w:bidi w:val="0"/>
              <w:rPr>
                <w:rFonts w:hint="default"/>
                <w:lang w:val="en-US" w:eastAsia="zh-CN"/>
              </w:rPr>
            </w:pPr>
            <w:r>
              <w:rPr>
                <w:rFonts w:hint="eastAsia"/>
                <w:lang w:val="en-US" w:eastAsia="zh-CN"/>
              </w:rPr>
              <w:t>描述</w:t>
            </w:r>
          </w:p>
        </w:tc>
      </w:tr>
      <w:tr w14:paraId="0FC43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1" w:type="dxa"/>
            <w:tcBorders>
              <w:top w:val="nil"/>
              <w:left w:val="nil"/>
              <w:bottom w:val="nil"/>
              <w:right w:val="nil"/>
            </w:tcBorders>
            <w:shd w:val="clear" w:color="auto" w:fill="FFFFFF"/>
            <w:vAlign w:val="top"/>
          </w:tcPr>
          <w:p w14:paraId="0A443B6D">
            <w:pPr>
              <w:bidi w:val="0"/>
              <w:rPr>
                <w:rFonts w:hint="default"/>
                <w:lang w:val="en-US" w:eastAsia="zh-CN"/>
              </w:rPr>
            </w:pPr>
            <w:r>
              <w:rPr>
                <w:rFonts w:hint="eastAsia"/>
                <w:lang w:val="en-US" w:eastAsia="zh-CN"/>
              </w:rPr>
              <w:t>S={1，2，3，...s}</w:t>
            </w:r>
          </w:p>
        </w:tc>
        <w:tc>
          <w:tcPr>
            <w:tcW w:w="6431" w:type="dxa"/>
            <w:tcBorders>
              <w:top w:val="nil"/>
              <w:left w:val="nil"/>
              <w:bottom w:val="nil"/>
              <w:right w:val="nil"/>
            </w:tcBorders>
            <w:shd w:val="clear" w:color="auto" w:fill="FFFFFF"/>
            <w:vAlign w:val="top"/>
          </w:tcPr>
          <w:p w14:paraId="1C526DEA">
            <w:pPr>
              <w:bidi w:val="0"/>
              <w:rPr>
                <w:rFonts w:hint="default"/>
                <w:lang w:val="en-US" w:eastAsia="zh-CN"/>
              </w:rPr>
            </w:pPr>
            <w:r>
              <w:rPr>
                <w:rFonts w:hint="eastAsia"/>
                <w:lang w:val="en-US" w:eastAsia="zh-CN"/>
              </w:rPr>
              <w:t>服务商集合</w:t>
            </w:r>
          </w:p>
        </w:tc>
      </w:tr>
      <w:tr w14:paraId="7BF90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1" w:type="dxa"/>
            <w:tcBorders>
              <w:top w:val="nil"/>
              <w:left w:val="nil"/>
              <w:bottom w:val="nil"/>
              <w:right w:val="nil"/>
            </w:tcBorders>
            <w:shd w:val="clear" w:color="auto" w:fill="FFFFFF"/>
            <w:vAlign w:val="top"/>
          </w:tcPr>
          <w:p w14:paraId="7863CDFF">
            <w:pPr>
              <w:bidi w:val="0"/>
              <w:rPr>
                <w:rFonts w:hint="default"/>
                <w:lang w:val="en-US" w:eastAsia="zh-CN"/>
              </w:rPr>
            </w:pPr>
            <w:r>
              <w:rPr>
                <w:rFonts w:hint="eastAsia"/>
                <w:lang w:val="en-US" w:eastAsia="zh-CN"/>
              </w:rPr>
              <w:t>J={1，2，3，...j}</w:t>
            </w:r>
          </w:p>
        </w:tc>
        <w:tc>
          <w:tcPr>
            <w:tcW w:w="6431" w:type="dxa"/>
            <w:tcBorders>
              <w:top w:val="nil"/>
              <w:left w:val="nil"/>
              <w:bottom w:val="nil"/>
              <w:right w:val="nil"/>
            </w:tcBorders>
            <w:shd w:val="clear" w:color="auto" w:fill="FFFFFF"/>
            <w:vAlign w:val="top"/>
          </w:tcPr>
          <w:p w14:paraId="485DBBF0">
            <w:pPr>
              <w:bidi w:val="0"/>
              <w:rPr>
                <w:rFonts w:hint="default"/>
                <w:lang w:val="en-US" w:eastAsia="zh-CN"/>
              </w:rPr>
            </w:pPr>
            <w:r>
              <w:rPr>
                <w:rFonts w:hint="eastAsia"/>
                <w:lang w:val="en-US" w:eastAsia="zh-CN"/>
              </w:rPr>
              <w:t>任务集合</w:t>
            </w:r>
          </w:p>
        </w:tc>
      </w:tr>
      <w:tr w14:paraId="7E222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1" w:type="dxa"/>
            <w:tcBorders>
              <w:top w:val="nil"/>
              <w:left w:val="nil"/>
              <w:bottom w:val="nil"/>
              <w:right w:val="nil"/>
            </w:tcBorders>
            <w:shd w:val="clear" w:color="auto" w:fill="FFFFFF"/>
            <w:vAlign w:val="top"/>
          </w:tcPr>
          <w:p w14:paraId="7758EE57">
            <w:pPr>
              <w:bidi w:val="0"/>
              <w:rPr>
                <w:rFonts w:hint="default"/>
                <w:lang w:val="en-US" w:eastAsia="zh-CN"/>
              </w:rPr>
            </w:pPr>
            <w:r>
              <w:rPr>
                <w:rFonts w:hint="eastAsia"/>
                <w:lang w:val="en-US" w:eastAsia="zh-CN"/>
              </w:rPr>
              <w:t>R={1，2，3，...r}</w:t>
            </w:r>
          </w:p>
        </w:tc>
        <w:tc>
          <w:tcPr>
            <w:tcW w:w="6431" w:type="dxa"/>
            <w:tcBorders>
              <w:top w:val="nil"/>
              <w:left w:val="nil"/>
              <w:bottom w:val="nil"/>
              <w:right w:val="nil"/>
            </w:tcBorders>
            <w:shd w:val="clear" w:color="auto" w:fill="FFFFFF"/>
            <w:vAlign w:val="top"/>
          </w:tcPr>
          <w:p w14:paraId="5D71F78C">
            <w:pPr>
              <w:bidi w:val="0"/>
              <w:rPr>
                <w:rFonts w:hint="default"/>
                <w:lang w:val="en-US" w:eastAsia="zh-CN"/>
              </w:rPr>
            </w:pPr>
            <w:r>
              <w:rPr>
                <w:rFonts w:hint="eastAsia"/>
                <w:lang w:val="en-US" w:eastAsia="zh-CN"/>
              </w:rPr>
              <w:t>资源类型集合</w:t>
            </w:r>
          </w:p>
        </w:tc>
      </w:tr>
      <w:tr w14:paraId="36D2A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1" w:type="dxa"/>
            <w:tcBorders>
              <w:top w:val="nil"/>
              <w:left w:val="nil"/>
              <w:bottom w:val="nil"/>
              <w:right w:val="nil"/>
            </w:tcBorders>
            <w:shd w:val="clear" w:color="auto" w:fill="FFFFFF"/>
            <w:vAlign w:val="top"/>
          </w:tcPr>
          <w:p w14:paraId="022CE0BC">
            <w:pPr>
              <w:bidi w:val="0"/>
              <w:rPr>
                <w:rFonts w:hint="default"/>
                <w:lang w:val="en-US" w:eastAsia="zh-CN"/>
              </w:rPr>
            </w:pPr>
            <w:r>
              <w:rPr>
                <w:rFonts w:hint="eastAsia"/>
                <w:lang w:val="en-US" w:eastAsia="zh-CN"/>
              </w:rPr>
              <w:t>V={1，2，3，...v}</w:t>
            </w:r>
          </w:p>
        </w:tc>
        <w:tc>
          <w:tcPr>
            <w:tcW w:w="6431" w:type="dxa"/>
            <w:tcBorders>
              <w:top w:val="nil"/>
              <w:left w:val="nil"/>
              <w:bottom w:val="nil"/>
              <w:right w:val="nil"/>
            </w:tcBorders>
            <w:shd w:val="clear" w:color="auto" w:fill="FFFFFF"/>
            <w:vAlign w:val="top"/>
          </w:tcPr>
          <w:p w14:paraId="7287C080">
            <w:pPr>
              <w:bidi w:val="0"/>
              <w:rPr>
                <w:rFonts w:hint="default"/>
                <w:lang w:val="en-US" w:eastAsia="zh-CN"/>
              </w:rPr>
            </w:pPr>
            <w:r>
              <w:rPr>
                <w:rFonts w:hint="eastAsia"/>
                <w:lang w:val="en-US" w:eastAsia="zh-CN"/>
              </w:rPr>
              <w:t>供应商集合</w:t>
            </w:r>
          </w:p>
        </w:tc>
      </w:tr>
    </w:tbl>
    <w:p w14:paraId="157DD800">
      <w:pPr>
        <w:numPr>
          <w:ilvl w:val="0"/>
          <w:numId w:val="0"/>
        </w:numPr>
        <w:rPr>
          <w:rFonts w:hint="eastAsia"/>
          <w:lang w:val="en-US" w:eastAsia="zh-CN"/>
        </w:rPr>
      </w:pPr>
    </w:p>
    <w:tbl>
      <w:tblPr>
        <w:tblStyle w:val="10"/>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5"/>
        <w:gridCol w:w="6317"/>
      </w:tblGrid>
      <w:tr w14:paraId="57A84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Borders>
              <w:top w:val="single" w:color="auto" w:sz="4" w:space="0"/>
              <w:left w:val="nil"/>
              <w:bottom w:val="nil"/>
              <w:right w:val="nil"/>
              <w:tl2br w:val="nil"/>
            </w:tcBorders>
            <w:shd w:val="clear" w:color="auto" w:fill="FFFFFF"/>
            <w:vAlign w:val="top"/>
          </w:tcPr>
          <w:p w14:paraId="2E03E57A">
            <w:pPr>
              <w:bidi w:val="0"/>
              <w:rPr>
                <w:rFonts w:hint="default"/>
                <w:lang w:val="en-US" w:eastAsia="zh-CN"/>
              </w:rPr>
            </w:pPr>
            <w:r>
              <w:rPr>
                <w:rFonts w:hint="eastAsia"/>
                <w:lang w:val="en-US" w:eastAsia="zh-CN"/>
              </w:rPr>
              <w:t>参数符号</w:t>
            </w:r>
          </w:p>
        </w:tc>
        <w:tc>
          <w:tcPr>
            <w:tcW w:w="6317" w:type="dxa"/>
            <w:tcBorders>
              <w:top w:val="single" w:color="auto" w:sz="4" w:space="0"/>
              <w:left w:val="nil"/>
              <w:bottom w:val="nil"/>
              <w:right w:val="nil"/>
            </w:tcBorders>
            <w:shd w:val="clear" w:color="auto" w:fill="FFFFFF"/>
            <w:vAlign w:val="top"/>
          </w:tcPr>
          <w:p w14:paraId="067C750F">
            <w:pPr>
              <w:bidi w:val="0"/>
              <w:rPr>
                <w:rFonts w:hint="default"/>
                <w:lang w:val="en-US" w:eastAsia="zh-CN"/>
              </w:rPr>
            </w:pPr>
            <w:r>
              <w:rPr>
                <w:rFonts w:hint="eastAsia"/>
                <w:lang w:val="en-US" w:eastAsia="zh-CN"/>
              </w:rPr>
              <w:t>描述</w:t>
            </w:r>
          </w:p>
        </w:tc>
      </w:tr>
      <w:tr w14:paraId="40FE9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Borders>
              <w:top w:val="nil"/>
              <w:left w:val="nil"/>
              <w:bottom w:val="nil"/>
              <w:right w:val="nil"/>
            </w:tcBorders>
            <w:shd w:val="clear" w:color="auto" w:fill="FFFFFF"/>
            <w:vAlign w:val="top"/>
          </w:tcPr>
          <w:p w14:paraId="6F4A7582">
            <w:pPr>
              <w:bidi w:val="0"/>
              <w:rPr>
                <w:rFonts w:hint="default"/>
                <w:lang w:val="en-US" w:eastAsia="zh-CN"/>
              </w:rPr>
            </w:pPr>
            <w:r>
              <w:rPr>
                <w:rFonts w:hint="eastAsia"/>
                <w:lang w:val="en-US" w:eastAsia="zh-CN"/>
              </w:rPr>
              <w:t>p</w:t>
            </w:r>
            <w:r>
              <w:rPr>
                <w:rFonts w:hint="eastAsia"/>
                <w:vertAlign w:val="subscript"/>
                <w:lang w:val="en-US" w:eastAsia="zh-CN"/>
              </w:rPr>
              <w:t>js</w:t>
            </w:r>
          </w:p>
        </w:tc>
        <w:tc>
          <w:tcPr>
            <w:tcW w:w="6317" w:type="dxa"/>
            <w:tcBorders>
              <w:top w:val="nil"/>
              <w:left w:val="nil"/>
              <w:bottom w:val="nil"/>
              <w:right w:val="nil"/>
            </w:tcBorders>
            <w:shd w:val="clear" w:color="auto" w:fill="FFFFFF"/>
            <w:vAlign w:val="top"/>
          </w:tcPr>
          <w:p w14:paraId="096C0291">
            <w:pPr>
              <w:bidi w:val="0"/>
              <w:rPr>
                <w:rFonts w:hint="default"/>
                <w:lang w:val="en-US" w:eastAsia="zh-CN"/>
              </w:rPr>
            </w:pPr>
            <w:r>
              <w:rPr>
                <w:rFonts w:hint="eastAsia"/>
                <w:lang w:val="en-US" w:eastAsia="zh-CN"/>
              </w:rPr>
              <w:t>服务商s处理任务j花费的时间</w:t>
            </w:r>
          </w:p>
        </w:tc>
      </w:tr>
      <w:tr w14:paraId="446FB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Borders>
              <w:top w:val="nil"/>
              <w:left w:val="nil"/>
              <w:bottom w:val="nil"/>
              <w:right w:val="nil"/>
            </w:tcBorders>
            <w:shd w:val="clear" w:color="auto" w:fill="FFFFFF"/>
            <w:vAlign w:val="top"/>
          </w:tcPr>
          <w:p w14:paraId="7137F44B">
            <w:pPr>
              <w:bidi w:val="0"/>
              <w:rPr>
                <w:rFonts w:hint="default"/>
                <w:lang w:val="en-US" w:eastAsia="zh-CN"/>
              </w:rPr>
            </w:pPr>
            <w:r>
              <w:rPr>
                <w:rFonts w:hint="eastAsia"/>
                <w:lang w:val="en-US" w:eastAsia="zh-CN"/>
              </w:rPr>
              <w:t>d</w:t>
            </w:r>
            <w:r>
              <w:rPr>
                <w:rFonts w:hint="eastAsia"/>
                <w:vertAlign w:val="subscript"/>
                <w:lang w:val="en-US" w:eastAsia="zh-CN"/>
              </w:rPr>
              <w:t>js</w:t>
            </w:r>
          </w:p>
        </w:tc>
        <w:tc>
          <w:tcPr>
            <w:tcW w:w="6317" w:type="dxa"/>
            <w:tcBorders>
              <w:top w:val="nil"/>
              <w:left w:val="nil"/>
              <w:bottom w:val="nil"/>
              <w:right w:val="nil"/>
            </w:tcBorders>
            <w:shd w:val="clear" w:color="auto" w:fill="FFFFFF"/>
            <w:vAlign w:val="top"/>
          </w:tcPr>
          <w:p w14:paraId="7BF6065C">
            <w:pPr>
              <w:bidi w:val="0"/>
              <w:rPr>
                <w:rFonts w:hint="default"/>
                <w:lang w:val="en-US" w:eastAsia="zh-CN"/>
              </w:rPr>
            </w:pPr>
            <w:r>
              <w:rPr>
                <w:rFonts w:hint="eastAsia"/>
                <w:lang w:val="en-US" w:eastAsia="zh-CN"/>
              </w:rPr>
              <w:t>任务j</w:t>
            </w:r>
            <w:r>
              <w:rPr>
                <w:rFonts w:hint="default"/>
                <w:lang w:val="en-US" w:eastAsia="zh-CN"/>
              </w:rPr>
              <w:t>分配到服务商s时的数据传输延迟</w:t>
            </w:r>
          </w:p>
        </w:tc>
      </w:tr>
      <w:tr w14:paraId="7120D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Borders>
              <w:top w:val="nil"/>
              <w:left w:val="nil"/>
              <w:bottom w:val="nil"/>
              <w:right w:val="nil"/>
            </w:tcBorders>
            <w:shd w:val="clear" w:color="auto" w:fill="FFFFFF"/>
            <w:vAlign w:val="top"/>
          </w:tcPr>
          <w:p w14:paraId="7B8F75B8">
            <w:pPr>
              <w:bidi w:val="0"/>
              <w:rPr>
                <w:rFonts w:hint="default"/>
                <w:lang w:val="en-US" w:eastAsia="zh-CN"/>
              </w:rPr>
            </w:pPr>
            <w:r>
              <w:rPr>
                <w:rFonts w:hint="eastAsia"/>
                <w:vertAlign w:val="baseline"/>
                <w:lang w:val="en-US" w:eastAsia="zh-CN"/>
              </w:rPr>
              <w:t>c</w:t>
            </w:r>
            <w:r>
              <w:rPr>
                <w:rFonts w:hint="eastAsia"/>
                <w:vertAlign w:val="subscript"/>
                <w:lang w:val="en-US" w:eastAsia="zh-CN"/>
              </w:rPr>
              <w:t>S</w:t>
            </w:r>
          </w:p>
        </w:tc>
        <w:tc>
          <w:tcPr>
            <w:tcW w:w="6317" w:type="dxa"/>
            <w:tcBorders>
              <w:top w:val="nil"/>
              <w:left w:val="nil"/>
              <w:bottom w:val="nil"/>
              <w:right w:val="nil"/>
            </w:tcBorders>
            <w:shd w:val="clear" w:color="auto" w:fill="FFFFFF"/>
            <w:vAlign w:val="top"/>
          </w:tcPr>
          <w:p w14:paraId="2A26A759">
            <w:pPr>
              <w:bidi w:val="0"/>
              <w:rPr>
                <w:rFonts w:hint="default"/>
                <w:lang w:val="en-US" w:eastAsia="zh-CN"/>
              </w:rPr>
            </w:pPr>
            <w:r>
              <w:rPr>
                <w:rFonts w:hint="eastAsia"/>
                <w:lang w:val="en-US" w:eastAsia="zh-CN"/>
              </w:rPr>
              <w:t>服务商s</w:t>
            </w:r>
            <w:r>
              <w:rPr>
                <w:rFonts w:hint="default"/>
                <w:lang w:val="en-US" w:eastAsia="zh-CN"/>
              </w:rPr>
              <w:t>的最大并行任务处理能力</w:t>
            </w:r>
          </w:p>
        </w:tc>
      </w:tr>
      <w:tr w14:paraId="2C6E4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Borders>
              <w:top w:val="nil"/>
              <w:left w:val="nil"/>
              <w:bottom w:val="nil"/>
              <w:right w:val="nil"/>
            </w:tcBorders>
            <w:shd w:val="clear" w:color="auto" w:fill="FFFFFF"/>
            <w:vAlign w:val="top"/>
          </w:tcPr>
          <w:p w14:paraId="3534ABD8">
            <w:pPr>
              <w:bidi w:val="0"/>
              <w:ind w:left="0"/>
              <w:rPr>
                <w:rFonts w:hint="default"/>
                <w:lang w:val="en-US" w:eastAsia="zh-CN"/>
              </w:rPr>
            </w:pPr>
            <w:r>
              <w:rPr>
                <w:rFonts w:hint="eastAsia"/>
                <w:lang w:val="en-US" w:eastAsia="zh-CN"/>
              </w:rPr>
              <w:t>d</w:t>
            </w:r>
            <w:r>
              <w:rPr>
                <w:rFonts w:hint="eastAsia"/>
                <w:vertAlign w:val="subscript"/>
                <w:lang w:val="en-US" w:eastAsia="zh-CN"/>
              </w:rPr>
              <w:t>sc</w:t>
            </w:r>
          </w:p>
        </w:tc>
        <w:tc>
          <w:tcPr>
            <w:tcW w:w="6317" w:type="dxa"/>
            <w:tcBorders>
              <w:top w:val="nil"/>
              <w:left w:val="nil"/>
              <w:bottom w:val="nil"/>
              <w:right w:val="nil"/>
            </w:tcBorders>
            <w:shd w:val="clear" w:color="auto" w:fill="FFFFFF"/>
            <w:vAlign w:val="top"/>
          </w:tcPr>
          <w:p w14:paraId="203729EB">
            <w:pPr>
              <w:bidi w:val="0"/>
              <w:ind w:left="0"/>
              <w:rPr>
                <w:rFonts w:hint="default"/>
                <w:lang w:val="en-US" w:eastAsia="zh-CN"/>
              </w:rPr>
            </w:pPr>
            <w:r>
              <w:rPr>
                <w:rFonts w:hint="eastAsia"/>
                <w:lang w:val="en-US" w:eastAsia="zh-CN"/>
              </w:rPr>
              <w:t>服务商s与客户c的虚拟协作距离（基于数据交互效率计算）</w:t>
            </w:r>
          </w:p>
        </w:tc>
      </w:tr>
      <w:tr w14:paraId="722EA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Borders>
              <w:top w:val="nil"/>
              <w:left w:val="nil"/>
              <w:bottom w:val="nil"/>
              <w:right w:val="nil"/>
            </w:tcBorders>
            <w:shd w:val="clear" w:color="auto" w:fill="FFFFFF"/>
            <w:vAlign w:val="top"/>
          </w:tcPr>
          <w:p w14:paraId="2D1749F4">
            <w:pPr>
              <w:bidi w:val="0"/>
              <w:ind w:left="0"/>
              <w:rPr>
                <w:rFonts w:hint="default"/>
                <w:lang w:val="en-US" w:eastAsia="zh-CN"/>
              </w:rPr>
            </w:pPr>
            <w:r>
              <w:rPr>
                <w:rFonts w:hint="eastAsia"/>
                <w:vertAlign w:val="baseline"/>
                <w:lang w:val="en-US" w:eastAsia="zh-CN"/>
              </w:rPr>
              <w:t>r</w:t>
            </w:r>
            <w:r>
              <w:rPr>
                <w:rFonts w:hint="eastAsia"/>
                <w:vertAlign w:val="subscript"/>
                <w:lang w:val="en-US" w:eastAsia="zh-CN"/>
              </w:rPr>
              <w:t>jr</w:t>
            </w:r>
          </w:p>
        </w:tc>
        <w:tc>
          <w:tcPr>
            <w:tcW w:w="6317" w:type="dxa"/>
            <w:tcBorders>
              <w:top w:val="nil"/>
              <w:left w:val="nil"/>
              <w:bottom w:val="nil"/>
              <w:right w:val="nil"/>
            </w:tcBorders>
            <w:shd w:val="clear" w:color="auto" w:fill="FFFFFF"/>
            <w:vAlign w:val="top"/>
          </w:tcPr>
          <w:p w14:paraId="126F77A7">
            <w:pPr>
              <w:bidi w:val="0"/>
              <w:ind w:left="0"/>
              <w:rPr>
                <w:rFonts w:hint="default"/>
                <w:lang w:val="en-US" w:eastAsia="zh-CN"/>
              </w:rPr>
            </w:pPr>
            <w:r>
              <w:rPr>
                <w:rFonts w:hint="eastAsia"/>
                <w:lang w:val="en-US" w:eastAsia="zh-CN"/>
              </w:rPr>
              <w:t>任务j对资源r的需求量</w:t>
            </w:r>
          </w:p>
        </w:tc>
      </w:tr>
      <w:tr w14:paraId="4697F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Borders>
              <w:top w:val="nil"/>
              <w:left w:val="nil"/>
              <w:bottom w:val="nil"/>
              <w:right w:val="nil"/>
            </w:tcBorders>
            <w:shd w:val="clear" w:color="auto" w:fill="FFFFFF"/>
            <w:vAlign w:val="top"/>
          </w:tcPr>
          <w:p w14:paraId="2CB69C20">
            <w:pPr>
              <w:bidi w:val="0"/>
              <w:ind w:left="0"/>
              <w:rPr>
                <w:rFonts w:hint="default"/>
                <w:lang w:val="en-US" w:eastAsia="zh-CN"/>
              </w:rPr>
            </w:pPr>
            <w:r>
              <w:rPr>
                <w:rFonts w:hint="eastAsia"/>
                <w:lang w:val="en-US" w:eastAsia="zh-CN"/>
              </w:rPr>
              <w:t>K</w:t>
            </w:r>
            <w:r>
              <w:rPr>
                <w:rFonts w:hint="eastAsia"/>
                <w:vertAlign w:val="subscript"/>
                <w:lang w:val="en-US" w:eastAsia="zh-CN"/>
              </w:rPr>
              <w:t>vr</w:t>
            </w:r>
          </w:p>
        </w:tc>
        <w:tc>
          <w:tcPr>
            <w:tcW w:w="6317" w:type="dxa"/>
            <w:tcBorders>
              <w:top w:val="nil"/>
              <w:left w:val="nil"/>
              <w:bottom w:val="nil"/>
              <w:right w:val="nil"/>
            </w:tcBorders>
            <w:shd w:val="clear" w:color="auto" w:fill="FFFFFF"/>
            <w:vAlign w:val="top"/>
          </w:tcPr>
          <w:p w14:paraId="3729D0DE">
            <w:pPr>
              <w:bidi w:val="0"/>
              <w:ind w:left="0"/>
              <w:rPr>
                <w:rFonts w:hint="default"/>
                <w:lang w:val="en-US" w:eastAsia="zh-CN"/>
              </w:rPr>
            </w:pPr>
            <w:r>
              <w:rPr>
                <w:rFonts w:hint="eastAsia"/>
                <w:lang w:val="en-US" w:eastAsia="zh-CN"/>
              </w:rPr>
              <w:t>供应商v中资源r的库存量</w:t>
            </w:r>
          </w:p>
        </w:tc>
      </w:tr>
      <w:tr w14:paraId="4841F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Borders>
              <w:top w:val="nil"/>
              <w:left w:val="nil"/>
              <w:bottom w:val="nil"/>
              <w:right w:val="nil"/>
            </w:tcBorders>
            <w:shd w:val="clear" w:color="auto" w:fill="FFFFFF"/>
            <w:vAlign w:val="top"/>
          </w:tcPr>
          <w:p w14:paraId="504AAA15">
            <w:pPr>
              <w:bidi w:val="0"/>
              <w:ind w:left="0"/>
              <w:rPr>
                <w:rFonts w:hint="default"/>
                <w:lang w:val="en-US" w:eastAsia="zh-CN"/>
              </w:rPr>
            </w:pPr>
            <w:r>
              <w:rPr>
                <w:rFonts w:hint="eastAsia"/>
                <w:lang w:val="en-US" w:eastAsia="zh-CN"/>
              </w:rPr>
              <w:t>T</w:t>
            </w:r>
            <w:r>
              <w:rPr>
                <w:rFonts w:hint="eastAsia"/>
                <w:vertAlign w:val="subscript"/>
                <w:lang w:val="en-US" w:eastAsia="zh-CN"/>
              </w:rPr>
              <w:t>jv</w:t>
            </w:r>
          </w:p>
        </w:tc>
        <w:tc>
          <w:tcPr>
            <w:tcW w:w="6317" w:type="dxa"/>
            <w:tcBorders>
              <w:top w:val="nil"/>
              <w:left w:val="nil"/>
              <w:bottom w:val="nil"/>
              <w:right w:val="nil"/>
            </w:tcBorders>
            <w:shd w:val="clear" w:color="auto" w:fill="FFFFFF"/>
            <w:vAlign w:val="top"/>
          </w:tcPr>
          <w:p w14:paraId="08EF98CB">
            <w:pPr>
              <w:bidi w:val="0"/>
              <w:ind w:left="0"/>
              <w:rPr>
                <w:rFonts w:hint="default"/>
                <w:lang w:val="en-US" w:eastAsia="zh-CN"/>
              </w:rPr>
            </w:pPr>
            <w:r>
              <w:rPr>
                <w:rFonts w:hint="eastAsia"/>
                <w:lang w:val="en-US" w:eastAsia="zh-CN"/>
              </w:rPr>
              <w:t>任务j</w:t>
            </w:r>
            <w:r>
              <w:rPr>
                <w:rFonts w:hint="default"/>
                <w:lang w:val="en-US" w:eastAsia="zh-CN"/>
              </w:rPr>
              <w:t>选择供应商vv时的资源交付时间</w:t>
            </w:r>
          </w:p>
        </w:tc>
      </w:tr>
    </w:tbl>
    <w:p w14:paraId="5FB487E7">
      <w:pPr>
        <w:numPr>
          <w:ilvl w:val="0"/>
          <w:numId w:val="0"/>
        </w:numPr>
        <w:rPr>
          <w:rFonts w:hint="eastAsia"/>
          <w:lang w:val="en-US" w:eastAsia="zh-CN"/>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1"/>
        <w:gridCol w:w="6431"/>
      </w:tblGrid>
      <w:tr w14:paraId="707F1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091" w:type="dxa"/>
            <w:tcBorders>
              <w:top w:val="single" w:color="auto" w:sz="4" w:space="0"/>
              <w:left w:val="nil"/>
              <w:bottom w:val="nil"/>
              <w:right w:val="nil"/>
              <w:tl2br w:val="nil"/>
            </w:tcBorders>
            <w:shd w:val="clear" w:color="auto" w:fill="FFFFFF"/>
            <w:vAlign w:val="top"/>
          </w:tcPr>
          <w:p w14:paraId="7E9E1D72">
            <w:pPr>
              <w:bidi w:val="0"/>
              <w:rPr>
                <w:rFonts w:hint="default"/>
                <w:lang w:val="en-US" w:eastAsia="zh-CN"/>
              </w:rPr>
            </w:pPr>
            <w:r>
              <w:rPr>
                <w:rFonts w:hint="eastAsia"/>
                <w:lang w:val="en-US" w:eastAsia="zh-CN"/>
              </w:rPr>
              <w:t>决策变量</w:t>
            </w:r>
          </w:p>
        </w:tc>
        <w:tc>
          <w:tcPr>
            <w:tcW w:w="6431" w:type="dxa"/>
            <w:tcBorders>
              <w:top w:val="single" w:color="auto" w:sz="4" w:space="0"/>
              <w:left w:val="nil"/>
              <w:bottom w:val="nil"/>
              <w:right w:val="nil"/>
            </w:tcBorders>
            <w:shd w:val="clear" w:color="auto" w:fill="FFFFFF"/>
            <w:vAlign w:val="top"/>
          </w:tcPr>
          <w:p w14:paraId="15D13B6A">
            <w:pPr>
              <w:bidi w:val="0"/>
              <w:rPr>
                <w:rFonts w:hint="default"/>
                <w:lang w:val="en-US" w:eastAsia="zh-CN"/>
              </w:rPr>
            </w:pPr>
            <w:r>
              <w:rPr>
                <w:rFonts w:hint="eastAsia"/>
                <w:lang w:val="en-US" w:eastAsia="zh-CN"/>
              </w:rPr>
              <w:t>描述</w:t>
            </w:r>
          </w:p>
        </w:tc>
      </w:tr>
      <w:tr w14:paraId="3E2E7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2091" w:type="dxa"/>
            <w:tcBorders>
              <w:top w:val="nil"/>
              <w:left w:val="nil"/>
              <w:bottom w:val="nil"/>
              <w:right w:val="nil"/>
            </w:tcBorders>
            <w:shd w:val="clear" w:color="auto" w:fill="FFFFFF"/>
            <w:vAlign w:val="top"/>
          </w:tcPr>
          <w:p w14:paraId="686A1867">
            <w:pPr>
              <w:bidi w:val="0"/>
              <w:rPr>
                <w:rFonts w:hint="default"/>
                <w:lang w:val="en-US" w:eastAsia="zh-CN"/>
              </w:rPr>
            </w:pPr>
            <w:r>
              <w:rPr>
                <w:rFonts w:hint="eastAsia"/>
                <w:lang w:val="en-US" w:eastAsia="zh-CN"/>
              </w:rPr>
              <w:t>X</w:t>
            </w:r>
            <w:r>
              <w:rPr>
                <w:rFonts w:hint="eastAsia"/>
                <w:vertAlign w:val="subscript"/>
                <w:lang w:val="en-US" w:eastAsia="zh-CN"/>
              </w:rPr>
              <w:t>js</w:t>
            </w:r>
          </w:p>
        </w:tc>
        <w:tc>
          <w:tcPr>
            <w:tcW w:w="6431" w:type="dxa"/>
            <w:tcBorders>
              <w:top w:val="nil"/>
              <w:left w:val="nil"/>
              <w:bottom w:val="nil"/>
              <w:right w:val="nil"/>
            </w:tcBorders>
            <w:shd w:val="clear" w:color="auto" w:fill="FFFFFF"/>
            <w:vAlign w:val="top"/>
          </w:tcPr>
          <w:p w14:paraId="2B5C8AA7">
            <w:pPr>
              <w:bidi w:val="0"/>
              <w:rPr>
                <w:rFonts w:hint="default"/>
                <w:lang w:val="en-US" w:eastAsia="zh-CN"/>
              </w:rPr>
            </w:pPr>
            <w:r>
              <w:rPr>
                <w:rFonts w:hint="eastAsia"/>
                <w:lang w:val="en-US" w:eastAsia="zh-CN"/>
              </w:rPr>
              <w:t>任务j是否分配给服务商，x</w:t>
            </w:r>
            <w:r>
              <w:rPr>
                <w:rFonts w:hint="eastAsia"/>
                <w:vertAlign w:val="superscript"/>
                <w:lang w:val="en-US" w:eastAsia="zh-CN"/>
              </w:rPr>
              <w:t>t</w:t>
            </w:r>
            <w:r>
              <w:rPr>
                <w:rFonts w:hint="eastAsia"/>
                <w:vertAlign w:val="subscript"/>
                <w:lang w:val="en-US" w:eastAsia="zh-CN"/>
              </w:rPr>
              <w:t>sc</w:t>
            </w:r>
            <w:r>
              <w:rPr>
                <w:rFonts w:hint="eastAsia"/>
                <w:vertAlign w:val="baseline"/>
                <w:lang w:val="en-US" w:eastAsia="zh-CN"/>
              </w:rPr>
              <w:t>={0，1}</w:t>
            </w:r>
          </w:p>
        </w:tc>
      </w:tr>
      <w:tr w14:paraId="54A5A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1" w:type="dxa"/>
            <w:tcBorders>
              <w:top w:val="nil"/>
              <w:left w:val="nil"/>
              <w:bottom w:val="nil"/>
              <w:right w:val="nil"/>
            </w:tcBorders>
            <w:shd w:val="clear" w:color="auto" w:fill="FFFFFF"/>
            <w:vAlign w:val="top"/>
          </w:tcPr>
          <w:p w14:paraId="67DEA044">
            <w:pPr>
              <w:bidi w:val="0"/>
              <w:rPr>
                <w:rFonts w:hint="default"/>
                <w:lang w:val="en-US" w:eastAsia="zh-CN"/>
              </w:rPr>
            </w:pPr>
            <w:r>
              <w:rPr>
                <w:rFonts w:hint="eastAsia"/>
                <w:lang w:val="en-US" w:eastAsia="zh-CN"/>
              </w:rPr>
              <w:t>t</w:t>
            </w:r>
            <w:r>
              <w:rPr>
                <w:rFonts w:hint="eastAsia"/>
                <w:vertAlign w:val="superscript"/>
                <w:lang w:val="en-US" w:eastAsia="zh-CN"/>
              </w:rPr>
              <w:t>0</w:t>
            </w:r>
            <w:r>
              <w:rPr>
                <w:rFonts w:hint="eastAsia"/>
                <w:vertAlign w:val="subscript"/>
                <w:lang w:val="en-US" w:eastAsia="zh-CN"/>
              </w:rPr>
              <w:t>j</w:t>
            </w:r>
          </w:p>
        </w:tc>
        <w:tc>
          <w:tcPr>
            <w:tcW w:w="6431" w:type="dxa"/>
            <w:tcBorders>
              <w:top w:val="nil"/>
              <w:left w:val="nil"/>
              <w:bottom w:val="nil"/>
              <w:right w:val="nil"/>
            </w:tcBorders>
            <w:shd w:val="clear" w:color="auto" w:fill="FFFFFF"/>
            <w:vAlign w:val="top"/>
          </w:tcPr>
          <w:p w14:paraId="749247EC">
            <w:pPr>
              <w:bidi w:val="0"/>
              <w:rPr>
                <w:rFonts w:hint="default"/>
                <w:lang w:val="en-US" w:eastAsia="zh-CN"/>
              </w:rPr>
            </w:pPr>
            <w:r>
              <w:rPr>
                <w:rFonts w:hint="eastAsia"/>
                <w:lang w:val="en-US" w:eastAsia="zh-CN"/>
              </w:rPr>
              <w:t>任务j的开始时间</w:t>
            </w:r>
          </w:p>
        </w:tc>
      </w:tr>
      <w:tr w14:paraId="14DDB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1" w:type="dxa"/>
            <w:tcBorders>
              <w:top w:val="nil"/>
              <w:left w:val="nil"/>
              <w:bottom w:val="nil"/>
              <w:right w:val="nil"/>
            </w:tcBorders>
            <w:shd w:val="clear" w:color="auto" w:fill="FFFFFF"/>
            <w:vAlign w:val="top"/>
          </w:tcPr>
          <w:p w14:paraId="6B596E1B">
            <w:pPr>
              <w:bidi w:val="0"/>
              <w:rPr>
                <w:rFonts w:hint="default"/>
                <w:lang w:val="en-US" w:eastAsia="zh-CN"/>
              </w:rPr>
            </w:pPr>
            <w:r>
              <w:rPr>
                <w:rFonts w:hint="eastAsia"/>
                <w:lang w:val="en-US" w:eastAsia="zh-CN"/>
              </w:rPr>
              <w:t>t</w:t>
            </w:r>
            <w:r>
              <w:rPr>
                <w:rFonts w:hint="eastAsia"/>
                <w:vertAlign w:val="superscript"/>
                <w:lang w:val="en-US" w:eastAsia="zh-CN"/>
              </w:rPr>
              <w:t>1</w:t>
            </w:r>
            <w:r>
              <w:rPr>
                <w:rFonts w:hint="eastAsia"/>
                <w:vertAlign w:val="subscript"/>
                <w:lang w:val="en-US" w:eastAsia="zh-CN"/>
              </w:rPr>
              <w:t>j</w:t>
            </w:r>
          </w:p>
        </w:tc>
        <w:tc>
          <w:tcPr>
            <w:tcW w:w="6431" w:type="dxa"/>
            <w:tcBorders>
              <w:top w:val="nil"/>
              <w:left w:val="nil"/>
              <w:bottom w:val="nil"/>
              <w:right w:val="nil"/>
            </w:tcBorders>
            <w:shd w:val="clear" w:color="auto" w:fill="FFFFFF"/>
            <w:vAlign w:val="top"/>
          </w:tcPr>
          <w:p w14:paraId="750A85D3">
            <w:pPr>
              <w:bidi w:val="0"/>
              <w:rPr>
                <w:rFonts w:hint="default"/>
                <w:lang w:val="en-US" w:eastAsia="zh-CN"/>
              </w:rPr>
            </w:pPr>
            <w:r>
              <w:rPr>
                <w:rFonts w:hint="eastAsia"/>
                <w:lang w:val="en-US" w:eastAsia="zh-CN"/>
              </w:rPr>
              <w:t>任务j的结束时间</w:t>
            </w:r>
          </w:p>
        </w:tc>
      </w:tr>
      <w:tr w14:paraId="54A77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1" w:type="dxa"/>
            <w:tcBorders>
              <w:top w:val="nil"/>
              <w:left w:val="nil"/>
              <w:bottom w:val="nil"/>
              <w:right w:val="nil"/>
            </w:tcBorders>
            <w:shd w:val="clear" w:color="auto" w:fill="FFFFFF"/>
            <w:vAlign w:val="top"/>
          </w:tcPr>
          <w:p w14:paraId="3B98E4CD">
            <w:pPr>
              <w:bidi w:val="0"/>
              <w:rPr>
                <w:rFonts w:hint="default"/>
                <w:lang w:val="en-US" w:eastAsia="zh-CN"/>
              </w:rPr>
            </w:pPr>
            <w:r>
              <w:rPr>
                <w:rFonts w:hint="eastAsia"/>
                <w:lang w:val="en-US" w:eastAsia="zh-CN"/>
              </w:rPr>
              <w:t>z</w:t>
            </w:r>
            <w:r>
              <w:rPr>
                <w:rFonts w:hint="eastAsia"/>
                <w:vertAlign w:val="subscript"/>
                <w:lang w:val="en-US" w:eastAsia="zh-CN"/>
              </w:rPr>
              <w:t>jrv</w:t>
            </w:r>
          </w:p>
        </w:tc>
        <w:tc>
          <w:tcPr>
            <w:tcW w:w="6431" w:type="dxa"/>
            <w:tcBorders>
              <w:top w:val="nil"/>
              <w:left w:val="nil"/>
              <w:bottom w:val="nil"/>
              <w:right w:val="nil"/>
            </w:tcBorders>
            <w:shd w:val="clear" w:color="auto" w:fill="FFFFFF"/>
            <w:vAlign w:val="top"/>
          </w:tcPr>
          <w:p w14:paraId="5CA6FC4C">
            <w:pPr>
              <w:bidi w:val="0"/>
              <w:rPr>
                <w:rFonts w:hint="default"/>
                <w:lang w:val="en-US" w:eastAsia="zh-CN"/>
              </w:rPr>
            </w:pPr>
            <w:r>
              <w:rPr>
                <w:rFonts w:hint="eastAsia"/>
                <w:lang w:val="en-US" w:eastAsia="zh-CN"/>
              </w:rPr>
              <w:t>任务j所需的资源r是否选择供应商v供应，z</w:t>
            </w:r>
            <w:r>
              <w:rPr>
                <w:rFonts w:hint="eastAsia"/>
                <w:vertAlign w:val="subscript"/>
                <w:lang w:val="en-US" w:eastAsia="zh-CN"/>
              </w:rPr>
              <w:t>jrv</w:t>
            </w:r>
            <w:r>
              <w:rPr>
                <w:rFonts w:hint="eastAsia"/>
                <w:vertAlign w:val="baseline"/>
                <w:lang w:val="en-US" w:eastAsia="zh-CN"/>
              </w:rPr>
              <w:t>={0，1}</w:t>
            </w:r>
          </w:p>
        </w:tc>
      </w:tr>
      <w:tr w14:paraId="1025B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1" w:type="dxa"/>
            <w:tcBorders>
              <w:top w:val="nil"/>
              <w:left w:val="nil"/>
              <w:bottom w:val="nil"/>
              <w:right w:val="nil"/>
            </w:tcBorders>
            <w:shd w:val="clear" w:color="auto" w:fill="FFFFFF"/>
            <w:vAlign w:val="top"/>
          </w:tcPr>
          <w:p w14:paraId="1023F63C">
            <w:pPr>
              <w:bidi w:val="0"/>
              <w:rPr>
                <w:rFonts w:hint="default"/>
                <w:lang w:val="en-US" w:eastAsia="zh-CN"/>
              </w:rPr>
            </w:pPr>
            <w:r>
              <w:rPr>
                <w:rFonts w:hint="eastAsia"/>
                <w:lang w:val="en-US" w:eastAsia="zh-CN"/>
              </w:rPr>
              <w:t>t</w:t>
            </w:r>
            <w:r>
              <w:rPr>
                <w:rFonts w:hint="eastAsia"/>
                <w:vertAlign w:val="superscript"/>
                <w:lang w:val="en-US" w:eastAsia="zh-CN"/>
              </w:rPr>
              <w:t>wait</w:t>
            </w:r>
            <w:r>
              <w:rPr>
                <w:rFonts w:hint="eastAsia"/>
                <w:vertAlign w:val="subscript"/>
                <w:lang w:val="en-US" w:eastAsia="zh-CN"/>
              </w:rPr>
              <w:t>j</w:t>
            </w:r>
          </w:p>
        </w:tc>
        <w:tc>
          <w:tcPr>
            <w:tcW w:w="6431" w:type="dxa"/>
            <w:tcBorders>
              <w:top w:val="nil"/>
              <w:left w:val="nil"/>
              <w:bottom w:val="nil"/>
              <w:right w:val="nil"/>
            </w:tcBorders>
            <w:shd w:val="clear" w:color="auto" w:fill="FFFFFF"/>
            <w:vAlign w:val="top"/>
          </w:tcPr>
          <w:p w14:paraId="2D4F78B6">
            <w:pPr>
              <w:bidi w:val="0"/>
              <w:rPr>
                <w:rFonts w:hint="default"/>
                <w:lang w:val="en-US" w:eastAsia="zh-CN"/>
              </w:rPr>
            </w:pPr>
            <w:r>
              <w:rPr>
                <w:rFonts w:hint="eastAsia"/>
                <w:lang w:val="en-US" w:eastAsia="zh-CN"/>
              </w:rPr>
              <w:t>任务j</w:t>
            </w:r>
            <w:r>
              <w:rPr>
                <w:rFonts w:hint="default"/>
                <w:lang w:val="en-US" w:eastAsia="zh-CN"/>
              </w:rPr>
              <w:t>因等待供应商交付资源而产生的延迟时间</w:t>
            </w:r>
          </w:p>
        </w:tc>
      </w:tr>
    </w:tbl>
    <w:p w14:paraId="32B4BF87">
      <w:pPr>
        <w:numPr>
          <w:ilvl w:val="0"/>
          <w:numId w:val="0"/>
        </w:numPr>
        <w:rPr>
          <w:rFonts w:hint="eastAsia"/>
          <w:lang w:val="en-US" w:eastAsia="zh-CN"/>
        </w:rPr>
      </w:pPr>
    </w:p>
    <w:p w14:paraId="5228B370">
      <w:pPr>
        <w:pStyle w:val="5"/>
        <w:bidi w:val="0"/>
        <w:rPr>
          <w:rFonts w:hint="eastAsia"/>
          <w:lang w:val="en-US" w:eastAsia="zh-CN"/>
        </w:rPr>
      </w:pPr>
      <w:r>
        <w:rPr>
          <w:rFonts w:hint="eastAsia"/>
          <w:lang w:val="en-US" w:eastAsia="zh-CN"/>
        </w:rPr>
        <w:t>3.2.3 模型建立</w:t>
      </w:r>
    </w:p>
    <w:p w14:paraId="647AFEF4">
      <w:pPr>
        <w:ind w:firstLine="480" w:firstLineChars="200"/>
        <w:rPr>
          <w:rFonts w:hint="eastAsia"/>
          <w:lang w:val="en-US" w:eastAsia="zh-CN"/>
        </w:rPr>
      </w:pPr>
      <w:r>
        <w:rPr>
          <w:rFonts w:hint="eastAsia"/>
          <w:lang w:val="en-US" w:eastAsia="zh-CN"/>
        </w:rPr>
        <w:t>目标函数：最小化平均完成时间</w:t>
      </w:r>
    </w:p>
    <w:p w14:paraId="54D9C5A7">
      <w:pPr>
        <w:tabs>
          <w:tab w:val="left" w:pos="5267"/>
        </w:tabs>
        <w:ind w:firstLine="480" w:firstLineChars="200"/>
        <w:jc w:val="center"/>
        <w:rPr>
          <w:rFonts w:hint="default"/>
          <w:lang w:val="en-US" w:eastAsia="zh-CN"/>
        </w:rPr>
      </w:pPr>
      <w:r>
        <w:rPr>
          <w:rFonts w:hint="default"/>
          <w:position w:val="-32"/>
          <w:lang w:val="en-US" w:eastAsia="zh-CN"/>
        </w:rPr>
        <w:object>
          <v:shape id="_x0000_i1032" o:spt="75" type="#_x0000_t75" style="height:35pt;width:81pt;" o:ole="t" filled="f" o:preferrelative="t" stroked="f" coordsize="21600,21600">
            <v:path/>
            <v:fill on="f" focussize="0,0"/>
            <v:stroke on="f"/>
            <v:imagedata r:id="rId24" o:title=""/>
            <o:lock v:ext="edit" aspectratio="t"/>
            <w10:wrap type="none"/>
            <w10:anchorlock/>
          </v:shape>
          <o:OLEObject Type="Embed" ProgID="Equation.KSEE3" ShapeID="_x0000_i1032" DrawAspect="Content" ObjectID="_1468075732" r:id="rId23">
            <o:LockedField>false</o:LockedField>
          </o:OLEObject>
        </w:object>
      </w:r>
    </w:p>
    <w:p w14:paraId="7B56914C">
      <w:pPr>
        <w:ind w:firstLine="480" w:firstLineChars="200"/>
        <w:jc w:val="center"/>
        <w:rPr>
          <w:rFonts w:hint="default"/>
          <w:lang w:val="en-US" w:eastAsia="zh-CN"/>
        </w:rPr>
      </w:pPr>
    </w:p>
    <w:p w14:paraId="5BD00079">
      <w:pPr>
        <w:ind w:firstLine="480" w:firstLineChars="200"/>
        <w:jc w:val="both"/>
        <w:rPr>
          <w:rFonts w:hint="eastAsia"/>
          <w:lang w:val="en-US" w:eastAsia="zh-CN"/>
        </w:rPr>
      </w:pPr>
      <w:r>
        <w:rPr>
          <w:rFonts w:hint="eastAsia"/>
          <w:lang w:val="en-US" w:eastAsia="zh-CN"/>
        </w:rPr>
        <w:t>约束条件：</w:t>
      </w:r>
    </w:p>
    <w:p w14:paraId="42F2BB2A">
      <w:pPr>
        <w:ind w:firstLine="480" w:firstLineChars="200"/>
        <w:rPr>
          <w:rFonts w:hint="eastAsia"/>
          <w:lang w:val="en-US" w:eastAsia="zh-CN"/>
        </w:rPr>
      </w:pPr>
      <w:r>
        <w:rPr>
          <w:rFonts w:hint="eastAsia"/>
          <w:lang w:val="en-US" w:eastAsia="zh-CN"/>
        </w:rPr>
        <w:t>每个任务必须分配给一个服务商：</w:t>
      </w:r>
    </w:p>
    <w:p w14:paraId="450E7226">
      <w:pPr>
        <w:ind w:firstLine="480" w:firstLineChars="200"/>
        <w:jc w:val="center"/>
        <w:rPr>
          <w:rFonts w:hint="eastAsia"/>
          <w:position w:val="-28"/>
          <w:lang w:val="en-US" w:eastAsia="zh-CN"/>
        </w:rPr>
      </w:pPr>
      <w:r>
        <w:rPr>
          <w:rFonts w:hint="eastAsia"/>
          <w:position w:val="-28"/>
          <w:lang w:val="en-US" w:eastAsia="zh-CN"/>
        </w:rPr>
        <w:object>
          <v:shape id="_x0000_i1038" o:spt="75" alt="" type="#_x0000_t75" style="height:27pt;width:47pt;" o:ole="t" filled="f" o:preferrelative="t" stroked="f" coordsize="21600,21600">
            <v:path/>
            <v:fill on="f" focussize="0,0"/>
            <v:stroke on="f"/>
            <v:imagedata r:id="rId26" o:title=""/>
            <o:lock v:ext="edit" aspectratio="t"/>
            <w10:wrap type="none"/>
            <w10:anchorlock/>
          </v:shape>
          <o:OLEObject Type="Embed" ProgID="Equation.KSEE3" ShapeID="_x0000_i1038" DrawAspect="Content" ObjectID="_1468075733" r:id="rId25">
            <o:LockedField>false</o:LockedField>
          </o:OLEObject>
        </w:object>
      </w:r>
    </w:p>
    <w:p w14:paraId="2737A9C9">
      <w:pPr>
        <w:ind w:firstLine="480" w:firstLineChars="200"/>
        <w:rPr>
          <w:rFonts w:hint="eastAsia"/>
          <w:lang w:val="en-US" w:eastAsia="zh-CN"/>
        </w:rPr>
      </w:pPr>
      <w:r>
        <w:rPr>
          <w:rFonts w:hint="eastAsia"/>
          <w:lang w:val="en-US" w:eastAsia="zh-CN"/>
        </w:rPr>
        <w:t>服务商同时处理的任务数不超过其容量：</w:t>
      </w:r>
    </w:p>
    <w:p w14:paraId="5AD6DF98">
      <w:pPr>
        <w:ind w:firstLine="480" w:firstLineChars="200"/>
        <w:jc w:val="center"/>
        <w:rPr>
          <w:rFonts w:hint="eastAsia"/>
          <w:position w:val="-12"/>
          <w:lang w:val="en-US" w:eastAsia="zh-CN"/>
        </w:rPr>
      </w:pPr>
      <w:r>
        <w:rPr>
          <w:rFonts w:hint="eastAsia"/>
          <w:position w:val="-30"/>
          <w:lang w:val="en-US" w:eastAsia="zh-CN"/>
        </w:rPr>
        <w:object>
          <v:shape id="_x0000_i1033" o:spt="75" alt="" type="#_x0000_t75" style="height:28pt;width:117pt;" o:ole="t" filled="f" o:preferrelative="t" stroked="f" coordsize="21600,21600">
            <v:path/>
            <v:fill on="f" focussize="0,0"/>
            <v:stroke on="f"/>
            <v:imagedata r:id="rId28" o:title=""/>
            <o:lock v:ext="edit" aspectratio="t"/>
            <w10:wrap type="none"/>
            <w10:anchorlock/>
          </v:shape>
          <o:OLEObject Type="Embed" ProgID="Equation.KSEE3" ShapeID="_x0000_i1033" DrawAspect="Content" ObjectID="_1468075734" r:id="rId27">
            <o:LockedField>false</o:LockedField>
          </o:OLEObject>
        </w:object>
      </w:r>
    </w:p>
    <w:p w14:paraId="68E4F1A9">
      <w:pPr>
        <w:ind w:firstLine="480" w:firstLineChars="200"/>
        <w:jc w:val="both"/>
        <w:rPr>
          <w:rFonts w:hint="default" w:eastAsia="宋体"/>
          <w:position w:val="-12"/>
          <w:lang w:val="en-US" w:eastAsia="zh-CN"/>
        </w:rPr>
      </w:pPr>
      <w:r>
        <w:rPr>
          <w:rFonts w:hint="eastAsia"/>
          <w:position w:val="-12"/>
          <w:lang w:val="en-US" w:eastAsia="zh-CN"/>
        </w:rPr>
        <w:t>任务k在任务j后面完成：</w:t>
      </w:r>
    </w:p>
    <w:p w14:paraId="46D05CE1">
      <w:pPr>
        <w:ind w:firstLine="480" w:firstLineChars="200"/>
        <w:jc w:val="center"/>
        <w:rPr>
          <w:rFonts w:hint="eastAsia"/>
          <w:position w:val="-28"/>
          <w:lang w:val="en-US" w:eastAsia="zh-CN"/>
        </w:rPr>
      </w:pPr>
      <w:r>
        <w:rPr>
          <w:rFonts w:hint="eastAsia"/>
          <w:position w:val="-14"/>
          <w:lang w:val="en-US" w:eastAsia="zh-CN"/>
        </w:rPr>
        <w:object>
          <v:shape id="_x0000_i1044" o:spt="75" alt="" type="#_x0000_t75" style="height:20pt;width:32pt;" o:ole="t" filled="f" o:preferrelative="t" stroked="f" coordsize="21600,21600">
            <v:path/>
            <v:fill on="f" focussize="0,0"/>
            <v:stroke on="f"/>
            <v:imagedata r:id="rId30" o:title=""/>
            <o:lock v:ext="edit" aspectratio="t"/>
            <w10:wrap type="none"/>
            <w10:anchorlock/>
          </v:shape>
          <o:OLEObject Type="Embed" ProgID="Equation.KSEE3" ShapeID="_x0000_i1044" DrawAspect="Content" ObjectID="_1468075735" r:id="rId29">
            <o:LockedField>false</o:LockedField>
          </o:OLEObject>
        </w:object>
      </w:r>
    </w:p>
    <w:p w14:paraId="43D6B305">
      <w:pPr>
        <w:ind w:firstLine="480" w:firstLineChars="200"/>
        <w:jc w:val="both"/>
        <w:rPr>
          <w:rFonts w:hint="eastAsia"/>
          <w:position w:val="-12"/>
          <w:lang w:val="en-US" w:eastAsia="zh-CN"/>
        </w:rPr>
      </w:pPr>
      <w:r>
        <w:rPr>
          <w:rFonts w:hint="eastAsia"/>
          <w:position w:val="-12"/>
          <w:lang w:val="en-US" w:eastAsia="zh-CN"/>
        </w:rPr>
        <w:t>任务完成时间等于开始时间、处理时间与通信延迟之和：</w:t>
      </w:r>
    </w:p>
    <w:p w14:paraId="1C69D45F">
      <w:pPr>
        <w:ind w:firstLine="480" w:firstLineChars="200"/>
        <w:jc w:val="center"/>
        <w:rPr>
          <w:rFonts w:hint="eastAsia"/>
          <w:position w:val="-12"/>
          <w:lang w:val="en-US" w:eastAsia="zh-CN"/>
        </w:rPr>
      </w:pPr>
      <w:r>
        <w:rPr>
          <w:rFonts w:hint="eastAsia"/>
          <w:position w:val="-28"/>
          <w:lang w:val="en-US" w:eastAsia="zh-CN"/>
        </w:rPr>
        <w:object>
          <v:shape id="_x0000_i1035" o:spt="75" alt="" type="#_x0000_t75" style="height:27pt;width:124pt;" o:ole="t" filled="f" o:preferrelative="t" stroked="f" coordsize="21600,21600">
            <v:path/>
            <v:fill on="f" focussize="0,0"/>
            <v:stroke on="f"/>
            <v:imagedata r:id="rId32" o:title=""/>
            <o:lock v:ext="edit" aspectratio="t"/>
            <w10:wrap type="none"/>
            <w10:anchorlock/>
          </v:shape>
          <o:OLEObject Type="Embed" ProgID="Equation.KSEE3" ShapeID="_x0000_i1035" DrawAspect="Content" ObjectID="_1468075736" r:id="rId31">
            <o:LockedField>false</o:LockedField>
          </o:OLEObject>
        </w:object>
      </w:r>
    </w:p>
    <w:p w14:paraId="4A4846CC">
      <w:pPr>
        <w:ind w:firstLine="480" w:firstLineChars="200"/>
        <w:jc w:val="both"/>
        <w:rPr>
          <w:rFonts w:hint="eastAsia"/>
          <w:position w:val="-12"/>
          <w:lang w:val="en-US" w:eastAsia="zh-CN"/>
        </w:rPr>
      </w:pPr>
      <w:r>
        <w:rPr>
          <w:rFonts w:hint="eastAsia"/>
          <w:position w:val="-12"/>
          <w:lang w:val="en-US" w:eastAsia="zh-CN"/>
        </w:rPr>
        <w:t>供应商提供的资源总量不超过其库存：</w:t>
      </w:r>
    </w:p>
    <w:p w14:paraId="42F0FCEF">
      <w:pPr>
        <w:ind w:firstLine="480" w:firstLineChars="200"/>
        <w:jc w:val="center"/>
        <w:rPr>
          <w:rFonts w:hint="eastAsia"/>
          <w:position w:val="-28"/>
          <w:lang w:val="en-US" w:eastAsia="zh-CN"/>
        </w:rPr>
      </w:pPr>
      <w:r>
        <w:rPr>
          <w:rFonts w:hint="eastAsia"/>
          <w:position w:val="-30"/>
          <w:lang w:val="en-US" w:eastAsia="zh-CN"/>
        </w:rPr>
        <w:object>
          <v:shape id="_x0000_i1037" o:spt="75" alt="" type="#_x0000_t75" style="height:28pt;width:80pt;" o:ole="t" filled="f" o:preferrelative="t" stroked="f" coordsize="21600,21600">
            <v:path/>
            <v:fill on="f" focussize="0,0"/>
            <v:stroke on="f"/>
            <v:imagedata r:id="rId34" o:title=""/>
            <o:lock v:ext="edit" aspectratio="t"/>
            <w10:wrap type="none"/>
            <w10:anchorlock/>
          </v:shape>
          <o:OLEObject Type="Embed" ProgID="Equation.KSEE3" ShapeID="_x0000_i1037" DrawAspect="Content" ObjectID="_1468075737" r:id="rId33">
            <o:LockedField>false</o:LockedField>
          </o:OLEObject>
        </w:object>
      </w:r>
    </w:p>
    <w:p w14:paraId="35FFEFF0">
      <w:pPr>
        <w:ind w:firstLine="480" w:firstLineChars="200"/>
        <w:jc w:val="both"/>
        <w:rPr>
          <w:rFonts w:hint="eastAsia"/>
          <w:position w:val="-12"/>
          <w:lang w:val="en-US" w:eastAsia="zh-CN"/>
        </w:rPr>
      </w:pPr>
      <w:r>
        <w:rPr>
          <w:rFonts w:hint="eastAsia"/>
          <w:position w:val="-12"/>
          <w:lang w:val="en-US" w:eastAsia="zh-CN"/>
        </w:rPr>
        <w:t>每类资源需从单一供应商获取：</w:t>
      </w:r>
    </w:p>
    <w:p w14:paraId="335A2D95">
      <w:pPr>
        <w:rPr>
          <w:rFonts w:hint="default"/>
          <w:lang w:val="en-US" w:eastAsia="zh-CN"/>
        </w:rPr>
      </w:pPr>
    </w:p>
    <w:p w14:paraId="488B019A">
      <w:pPr>
        <w:ind w:firstLine="480" w:firstLineChars="200"/>
        <w:jc w:val="center"/>
        <w:rPr>
          <w:rFonts w:hint="eastAsia"/>
          <w:lang w:val="en-US" w:eastAsia="zh-CN"/>
        </w:rPr>
      </w:pPr>
      <w:r>
        <w:rPr>
          <w:rFonts w:hint="eastAsia"/>
          <w:position w:val="-28"/>
          <w:lang w:val="en-US" w:eastAsia="zh-CN"/>
        </w:rPr>
        <w:object>
          <v:shape id="_x0000_i1041" o:spt="75" type="#_x0000_t75" style="height:27pt;width:49.95pt;" o:ole="t" filled="f" o:preferrelative="t" stroked="f" coordsize="21600,21600">
            <v:fill on="f" focussize="0,0"/>
            <v:stroke on="f"/>
            <v:imagedata r:id="rId36" o:title=""/>
            <o:lock v:ext="edit" aspectratio="t"/>
            <w10:wrap type="none"/>
            <w10:anchorlock/>
          </v:shape>
          <o:OLEObject Type="Embed" ProgID="Equation.KSEE3" ShapeID="_x0000_i1041" DrawAspect="Content" ObjectID="_1468075738" r:id="rId35">
            <o:LockedField>false</o:LockedField>
          </o:OLEObject>
        </w:object>
      </w:r>
    </w:p>
    <w:p w14:paraId="2A8E8141">
      <w:pPr>
        <w:ind w:firstLine="480" w:firstLineChars="200"/>
        <w:jc w:val="both"/>
        <w:rPr>
          <w:rFonts w:hint="eastAsia"/>
          <w:position w:val="-12"/>
          <w:lang w:val="en-US" w:eastAsia="zh-CN"/>
        </w:rPr>
      </w:pPr>
      <w:r>
        <w:rPr>
          <w:rFonts w:hint="eastAsia"/>
          <w:position w:val="-12"/>
          <w:lang w:val="en-US" w:eastAsia="zh-CN"/>
        </w:rPr>
        <w:t>任务的等待时间取决于最长资源交付时间：</w:t>
      </w:r>
    </w:p>
    <w:p w14:paraId="026EA723">
      <w:pPr>
        <w:ind w:firstLine="480" w:firstLineChars="200"/>
        <w:jc w:val="center"/>
        <w:rPr>
          <w:rFonts w:hint="eastAsia"/>
          <w:position w:val="-12"/>
          <w:lang w:val="en-US" w:eastAsia="zh-CN"/>
        </w:rPr>
      </w:pPr>
      <w:r>
        <w:rPr>
          <w:rFonts w:hint="eastAsia"/>
          <w:position w:val="-28"/>
          <w:lang w:val="en-US" w:eastAsia="zh-CN"/>
        </w:rPr>
        <w:object>
          <v:shape id="_x0000_i1043" o:spt="75" type="#_x0000_t75" style="height:27pt;width:125pt;" o:ole="t" filled="f" o:preferrelative="t" stroked="f" coordsize="21600,21600">
            <v:path/>
            <v:fill on="f" focussize="0,0"/>
            <v:stroke on="f"/>
            <v:imagedata r:id="rId38" o:title=""/>
            <o:lock v:ext="edit" aspectratio="t"/>
            <w10:wrap type="none"/>
            <w10:anchorlock/>
          </v:shape>
          <o:OLEObject Type="Embed" ProgID="Equation.KSEE3" ShapeID="_x0000_i1043" DrawAspect="Content" ObjectID="_1468075739" r:id="rId37">
            <o:LockedField>false</o:LockedField>
          </o:OLEObject>
        </w:object>
      </w:r>
    </w:p>
    <w:p w14:paraId="3F6DE70C">
      <w:pPr>
        <w:ind w:firstLine="480" w:firstLineChars="200"/>
        <w:jc w:val="center"/>
        <w:rPr>
          <w:rFonts w:hint="default"/>
          <w:lang w:val="en-US" w:eastAsia="zh-CN"/>
        </w:rPr>
      </w:pPr>
    </w:p>
    <w:p w14:paraId="6754C33A">
      <w:pPr>
        <w:pStyle w:val="5"/>
        <w:bidi w:val="0"/>
        <w:rPr>
          <w:rFonts w:hint="default"/>
          <w:lang w:val="en-US" w:eastAsia="zh-CN"/>
        </w:rPr>
      </w:pPr>
      <w:r>
        <w:rPr>
          <w:rFonts w:hint="eastAsia"/>
          <w:lang w:val="en-US" w:eastAsia="zh-CN"/>
        </w:rPr>
        <w:t>3.2.4 联邦多智能体强化学习算法</w:t>
      </w:r>
    </w:p>
    <w:p w14:paraId="5E2889C4">
      <w:pPr>
        <w:ind w:firstLine="480" w:firstLineChars="200"/>
        <w:rPr>
          <w:rFonts w:hint="eastAsia"/>
          <w:lang w:val="en-US" w:eastAsia="zh-CN"/>
        </w:rPr>
      </w:pPr>
      <w:r>
        <w:rPr>
          <w:rFonts w:hint="eastAsia"/>
          <w:lang w:val="en-US" w:eastAsia="zh-CN"/>
        </w:rPr>
        <w:t>针对装备制造后市场服务云平台线</w:t>
      </w:r>
      <w:bookmarkStart w:id="0" w:name="_GoBack"/>
      <w:bookmarkEnd w:id="0"/>
      <w:r>
        <w:rPr>
          <w:rFonts w:hint="eastAsia"/>
          <w:lang w:val="en-US" w:eastAsia="zh-CN"/>
        </w:rPr>
        <w:t>上资源协同调度问题，提出联邦多智能体强化学习算法，该算法深度融合了联邦学习的隐私保护特性和多智能体强化学习的分布式决策优势，通过分层协作的架构设计实现了在复杂动态环境下的高效资源调度。算法的核心思想是将每个服务商建模为独立的智能体，这些智能体在本地进行决策学习的同时，通过联邦聚合机制实现全局知识的共享与协同优化。在具体实现上，每个智能体都配备了一个双深度Q网络（DDQN），其状态空间精心设计了多维特征向量，包括实时负载率、任务队列长度、服务响应延迟分布以及当前请求的平均优先级等关键指标，这些特征通过归一化处理后输入到具有三层隐藏层的神经网络中进行特征提取和决策生成。动作空间采用离散-连续混合设计，既包含任务分配的二进制决策变量，又包含资源分配比例的连续调节参数，这种设计使得算法能够同时处理资源分配的"是否"和"多少"两个维度的决策问题。</w:t>
      </w:r>
    </w:p>
    <w:p w14:paraId="4DEB1ED1">
      <w:pPr>
        <w:numPr>
          <w:ilvl w:val="0"/>
          <w:numId w:val="6"/>
        </w:numPr>
        <w:ind w:firstLine="480" w:firstLineChars="200"/>
        <w:rPr>
          <w:rFonts w:hint="eastAsia"/>
          <w:lang w:val="en-US" w:eastAsia="zh-CN"/>
        </w:rPr>
      </w:pPr>
      <w:r>
        <w:rPr>
          <w:rFonts w:hint="eastAsia"/>
          <w:lang w:val="en-US" w:eastAsia="zh-CN"/>
        </w:rPr>
        <w:t>本地调度层（智能体级）</w:t>
      </w:r>
    </w:p>
    <w:p w14:paraId="29171824">
      <w:pPr>
        <w:numPr>
          <w:ilvl w:val="0"/>
          <w:numId w:val="0"/>
        </w:numPr>
        <w:ind w:leftChars="200"/>
        <w:rPr>
          <w:rFonts w:hint="eastAsia"/>
          <w:lang w:val="en-US" w:eastAsia="zh-CN"/>
        </w:rPr>
      </w:pPr>
      <w:r>
        <w:rPr>
          <w:rFonts w:hint="eastAsia"/>
          <w:lang w:val="en-US" w:eastAsia="zh-CN"/>
        </w:rPr>
        <w:t>每个服务商维护一个DQN网络，其状态空间定义为：</w:t>
      </w:r>
    </w:p>
    <w:p w14:paraId="1E34A560">
      <w:pPr>
        <w:numPr>
          <w:ilvl w:val="0"/>
          <w:numId w:val="0"/>
        </w:numPr>
        <w:ind w:leftChars="200"/>
        <w:jc w:val="center"/>
        <w:rPr>
          <w:rFonts w:hint="eastAsia"/>
          <w:lang w:val="en-US" w:eastAsia="zh-CN"/>
        </w:rPr>
      </w:pPr>
      <w:r>
        <w:rPr>
          <w:rFonts w:hint="eastAsia"/>
          <w:lang w:val="en-US" w:eastAsia="zh-CN"/>
        </w:rPr>
        <w:drawing>
          <wp:inline distT="0" distB="0" distL="114300" distR="114300">
            <wp:extent cx="2667000" cy="501650"/>
            <wp:effectExtent l="0" t="0" r="0" b="6350"/>
            <wp:docPr id="12" name="图片 12"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9"/>
                    <pic:cNvPicPr>
                      <a:picLocks noChangeAspect="1"/>
                    </pic:cNvPicPr>
                  </pic:nvPicPr>
                  <pic:blipFill>
                    <a:blip r:embed="rId39"/>
                    <a:stretch>
                      <a:fillRect/>
                    </a:stretch>
                  </pic:blipFill>
                  <pic:spPr>
                    <a:xfrm>
                      <a:off x="0" y="0"/>
                      <a:ext cx="2667000" cy="501650"/>
                    </a:xfrm>
                    <a:prstGeom prst="rect">
                      <a:avLst/>
                    </a:prstGeom>
                  </pic:spPr>
                </pic:pic>
              </a:graphicData>
            </a:graphic>
          </wp:inline>
        </w:drawing>
      </w:r>
    </w:p>
    <w:p w14:paraId="0EF5E43D">
      <w:pPr>
        <w:numPr>
          <w:ilvl w:val="0"/>
          <w:numId w:val="6"/>
        </w:numPr>
        <w:ind w:left="0" w:leftChars="0" w:firstLine="480" w:firstLineChars="200"/>
        <w:jc w:val="both"/>
        <w:rPr>
          <w:rFonts w:hint="eastAsia"/>
          <w:lang w:val="en-US" w:eastAsia="zh-CN"/>
        </w:rPr>
      </w:pPr>
      <w:r>
        <w:rPr>
          <w:rFonts w:hint="eastAsia"/>
          <w:lang w:val="en-US" w:eastAsia="zh-CN"/>
        </w:rPr>
        <w:t>协同决策层</w:t>
      </w:r>
    </w:p>
    <w:p w14:paraId="353AC9E9">
      <w:pPr>
        <w:numPr>
          <w:ilvl w:val="0"/>
          <w:numId w:val="0"/>
        </w:numPr>
        <w:ind w:leftChars="200"/>
        <w:jc w:val="both"/>
        <w:rPr>
          <w:rFonts w:hint="eastAsia"/>
          <w:lang w:val="en-US" w:eastAsia="zh-CN"/>
        </w:rPr>
      </w:pPr>
      <w:r>
        <w:rPr>
          <w:rFonts w:hint="default"/>
          <w:lang w:val="en-US" w:eastAsia="zh-CN"/>
        </w:rPr>
        <w:t>通过注意力机制实现全局信息聚合</w:t>
      </w:r>
      <w:r>
        <w:rPr>
          <w:rFonts w:hint="eastAsia"/>
          <w:lang w:val="en-US" w:eastAsia="zh-CN"/>
        </w:rPr>
        <w:t>：</w:t>
      </w:r>
    </w:p>
    <w:p w14:paraId="1C2D4A6C">
      <w:pPr>
        <w:numPr>
          <w:ilvl w:val="0"/>
          <w:numId w:val="0"/>
        </w:numPr>
        <w:ind w:leftChars="200"/>
        <w:jc w:val="center"/>
        <w:rPr>
          <w:rFonts w:hint="default"/>
          <w:lang w:val="en-US" w:eastAsia="zh-CN"/>
        </w:rPr>
      </w:pPr>
      <w:r>
        <w:rPr>
          <w:rFonts w:hint="default"/>
          <w:lang w:val="en-US" w:eastAsia="zh-CN"/>
        </w:rPr>
        <w:drawing>
          <wp:inline distT="0" distB="0" distL="114300" distR="114300">
            <wp:extent cx="2971800" cy="596900"/>
            <wp:effectExtent l="0" t="0" r="0" b="0"/>
            <wp:docPr id="13" name="图片 13"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0"/>
                    <pic:cNvPicPr>
                      <a:picLocks noChangeAspect="1"/>
                    </pic:cNvPicPr>
                  </pic:nvPicPr>
                  <pic:blipFill>
                    <a:blip r:embed="rId40"/>
                    <a:stretch>
                      <a:fillRect/>
                    </a:stretch>
                  </pic:blipFill>
                  <pic:spPr>
                    <a:xfrm>
                      <a:off x="0" y="0"/>
                      <a:ext cx="2971800" cy="596900"/>
                    </a:xfrm>
                    <a:prstGeom prst="rect">
                      <a:avLst/>
                    </a:prstGeom>
                  </pic:spPr>
                </pic:pic>
              </a:graphicData>
            </a:graphic>
          </wp:inline>
        </w:drawing>
      </w:r>
    </w:p>
    <w:p w14:paraId="51B6F576">
      <w:pPr>
        <w:numPr>
          <w:ilvl w:val="0"/>
          <w:numId w:val="0"/>
        </w:numPr>
        <w:ind w:leftChars="200"/>
        <w:jc w:val="both"/>
        <w:rPr>
          <w:rFonts w:hint="eastAsia"/>
          <w:lang w:val="en-US" w:eastAsia="zh-CN"/>
        </w:rPr>
      </w:pPr>
      <w:r>
        <w:rPr>
          <w:rFonts w:hint="eastAsia"/>
          <w:lang w:val="en-US" w:eastAsia="zh-CN"/>
        </w:rPr>
        <w:t>（3）联邦更新层（参数级）</w:t>
      </w:r>
    </w:p>
    <w:p w14:paraId="6328A4C9">
      <w:pPr>
        <w:numPr>
          <w:ilvl w:val="0"/>
          <w:numId w:val="0"/>
        </w:numPr>
        <w:ind w:leftChars="200"/>
        <w:jc w:val="both"/>
        <w:rPr>
          <w:rFonts w:hint="eastAsia"/>
          <w:lang w:val="en-US" w:eastAsia="zh-CN"/>
        </w:rPr>
      </w:pPr>
      <w:r>
        <w:rPr>
          <w:rFonts w:hint="eastAsia"/>
          <w:lang w:val="en-US" w:eastAsia="zh-CN"/>
        </w:rPr>
        <w:t>采用FedAvg算法同步模型参数：</w:t>
      </w:r>
    </w:p>
    <w:p w14:paraId="453464F9">
      <w:pPr>
        <w:numPr>
          <w:ilvl w:val="0"/>
          <w:numId w:val="0"/>
        </w:numPr>
        <w:ind w:leftChars="200"/>
        <w:jc w:val="center"/>
        <w:rPr>
          <w:rFonts w:hint="default"/>
          <w:lang w:val="en-US" w:eastAsia="zh-CN"/>
        </w:rPr>
      </w:pPr>
      <w:r>
        <w:rPr>
          <w:rFonts w:hint="default"/>
          <w:lang w:val="en-US" w:eastAsia="zh-CN"/>
        </w:rPr>
        <w:drawing>
          <wp:inline distT="0" distB="0" distL="114300" distR="114300">
            <wp:extent cx="1524635" cy="625475"/>
            <wp:effectExtent l="0" t="0" r="12065" b="9525"/>
            <wp:docPr id="14" name="图片 14"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1"/>
                    <pic:cNvPicPr>
                      <a:picLocks noChangeAspect="1"/>
                    </pic:cNvPicPr>
                  </pic:nvPicPr>
                  <pic:blipFill>
                    <a:blip r:embed="rId41"/>
                    <a:stretch>
                      <a:fillRect/>
                    </a:stretch>
                  </pic:blipFill>
                  <pic:spPr>
                    <a:xfrm>
                      <a:off x="0" y="0"/>
                      <a:ext cx="1524635" cy="625475"/>
                    </a:xfrm>
                    <a:prstGeom prst="rect">
                      <a:avLst/>
                    </a:prstGeom>
                  </pic:spPr>
                </pic:pic>
              </a:graphicData>
            </a:graphic>
          </wp:inline>
        </w:drawing>
      </w:r>
    </w:p>
    <w:p w14:paraId="7E39036C">
      <w:pPr>
        <w:numPr>
          <w:ilvl w:val="0"/>
          <w:numId w:val="0"/>
        </w:numPr>
        <w:ind w:leftChars="200"/>
        <w:jc w:val="both"/>
        <w:rPr>
          <w:rFonts w:hint="eastAsia"/>
          <w:lang w:val="en-US" w:eastAsia="zh-CN"/>
        </w:rPr>
      </w:pPr>
      <w:r>
        <w:rPr>
          <w:rFonts w:hint="eastAsia"/>
          <w:lang w:val="en-US" w:eastAsia="zh-CN"/>
        </w:rPr>
        <w:t>（4）算法流程</w:t>
      </w:r>
    </w:p>
    <w:p w14:paraId="463EDD1D">
      <w:pPr>
        <w:numPr>
          <w:ilvl w:val="0"/>
          <w:numId w:val="0"/>
        </w:numPr>
        <w:ind w:leftChars="200"/>
        <w:jc w:val="both"/>
        <w:rPr>
          <w:rFonts w:hint="default"/>
          <w:lang w:val="en-US" w:eastAsia="zh-CN"/>
        </w:rPr>
      </w:pPr>
      <w:r>
        <w:rPr>
          <w:rFonts w:hint="eastAsia"/>
          <w:lang w:val="en-US" w:eastAsia="zh-CN"/>
        </w:rPr>
        <w:t>算法流程框架如下图所示：</w:t>
      </w:r>
    </w:p>
    <w:p w14:paraId="62EAF94D">
      <w:pPr>
        <w:numPr>
          <w:ilvl w:val="0"/>
          <w:numId w:val="0"/>
        </w:numPr>
        <w:ind w:leftChars="200"/>
        <w:jc w:val="center"/>
        <w:rPr>
          <w:rFonts w:hint="default"/>
          <w:lang w:val="en-US" w:eastAsia="zh-CN"/>
        </w:rPr>
      </w:pPr>
      <w:r>
        <w:rPr>
          <w:rFonts w:hint="default"/>
          <w:lang w:val="en-US" w:eastAsia="zh-CN"/>
        </w:rPr>
        <w:drawing>
          <wp:inline distT="0" distB="0" distL="114300" distR="114300">
            <wp:extent cx="5244465" cy="7152640"/>
            <wp:effectExtent l="0" t="0" r="635" b="10160"/>
            <wp:docPr id="17" name="图片 17" descr="deepseek_mermaid_20250430_6b9e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deepseek_mermaid_20250430_6b9e3c"/>
                    <pic:cNvPicPr>
                      <a:picLocks noChangeAspect="1"/>
                    </pic:cNvPicPr>
                  </pic:nvPicPr>
                  <pic:blipFill>
                    <a:blip r:embed="rId42"/>
                    <a:stretch>
                      <a:fillRect/>
                    </a:stretch>
                  </pic:blipFill>
                  <pic:spPr>
                    <a:xfrm>
                      <a:off x="0" y="0"/>
                      <a:ext cx="5244465" cy="7152640"/>
                    </a:xfrm>
                    <a:prstGeom prst="rect">
                      <a:avLst/>
                    </a:prstGeom>
                  </pic:spPr>
                </pic:pic>
              </a:graphicData>
            </a:graphic>
          </wp:inline>
        </w:drawing>
      </w:r>
    </w:p>
    <w:p w14:paraId="29C49D3A">
      <w:pPr>
        <w:pStyle w:val="5"/>
        <w:bidi w:val="0"/>
        <w:rPr>
          <w:rFonts w:hint="eastAsia"/>
          <w:lang w:val="en-US" w:eastAsia="zh-CN"/>
        </w:rPr>
      </w:pPr>
      <w:r>
        <w:rPr>
          <w:rFonts w:hint="eastAsia"/>
          <w:lang w:val="en-US" w:eastAsia="zh-CN"/>
        </w:rPr>
        <w:t>3.2.5 算例实验</w:t>
      </w:r>
    </w:p>
    <w:p w14:paraId="35581C1A">
      <w:pPr>
        <w:rPr>
          <w:rFonts w:hint="default"/>
          <w:lang w:val="en-US" w:eastAsia="zh-CN"/>
        </w:rPr>
      </w:pPr>
      <w:r>
        <w:rPr>
          <w:rFonts w:hint="default"/>
          <w:lang w:val="en-US" w:eastAsia="zh-CN"/>
        </w:rPr>
        <w:br w:type="page"/>
      </w:r>
    </w:p>
    <w:p w14:paraId="4F0F4F96">
      <w:pPr>
        <w:pStyle w:val="3"/>
        <w:numPr>
          <w:ilvl w:val="0"/>
          <w:numId w:val="1"/>
        </w:numPr>
        <w:bidi w:val="0"/>
        <w:ind w:left="0" w:leftChars="0" w:firstLine="0" w:firstLineChars="0"/>
        <w:rPr>
          <w:rFonts w:hint="default"/>
          <w:lang w:val="en-US" w:eastAsia="zh-CN"/>
        </w:rPr>
      </w:pPr>
      <w:r>
        <w:rPr>
          <w:rFonts w:hint="eastAsia"/>
          <w:lang w:val="en-US" w:eastAsia="zh-CN"/>
        </w:rPr>
        <w:t>研究结论与政策建议</w:t>
      </w:r>
    </w:p>
    <w:p w14:paraId="61E3D8F5">
      <w:pPr>
        <w:rPr>
          <w:rFonts w:hint="default"/>
          <w:lang w:val="en-US" w:eastAsia="zh-CN"/>
        </w:rPr>
      </w:pPr>
      <w:r>
        <w:rPr>
          <w:rFonts w:hint="default"/>
          <w:lang w:val="en-US" w:eastAsia="zh-CN"/>
        </w:rPr>
        <w:br w:type="page"/>
      </w:r>
    </w:p>
    <w:p w14:paraId="10BD73BB">
      <w:pPr>
        <w:rPr>
          <w:rFonts w:hint="default"/>
          <w:lang w:val="en-US" w:eastAsia="zh-CN"/>
        </w:rPr>
      </w:pPr>
    </w:p>
    <w:p w14:paraId="5461B821">
      <w:pPr>
        <w:pStyle w:val="3"/>
        <w:bidi w:val="0"/>
        <w:jc w:val="center"/>
        <w:rPr>
          <w:rFonts w:hint="eastAsia"/>
          <w:lang w:val="en-US" w:eastAsia="zh-CN"/>
        </w:rPr>
      </w:pPr>
      <w:r>
        <w:rPr>
          <w:rFonts w:hint="eastAsia"/>
          <w:lang w:val="en-US" w:eastAsia="zh-CN"/>
        </w:rPr>
        <w:t>参考文献</w:t>
      </w:r>
    </w:p>
    <w:p w14:paraId="572FDC20">
      <w:pPr>
        <w:numPr>
          <w:ilvl w:val="0"/>
          <w:numId w:val="7"/>
        </w:numPr>
        <w:rPr>
          <w:rFonts w:hint="eastAsia"/>
          <w:lang w:val="en-US" w:eastAsia="zh-CN"/>
        </w:rPr>
      </w:pPr>
      <w:r>
        <w:rPr>
          <w:rFonts w:hint="eastAsia"/>
          <w:lang w:val="en-US" w:eastAsia="zh-CN"/>
        </w:rPr>
        <w:t>李丰源.农机装备服务型网络协同制造模式构建及价值分配研究[D].江苏大学,2022.</w:t>
      </w:r>
    </w:p>
    <w:p w14:paraId="3B59FED6">
      <w:pPr>
        <w:numPr>
          <w:ilvl w:val="0"/>
          <w:numId w:val="7"/>
        </w:numPr>
        <w:rPr>
          <w:rFonts w:hint="eastAsia"/>
          <w:lang w:val="en-US" w:eastAsia="zh-CN"/>
        </w:rPr>
      </w:pPr>
      <w:r>
        <w:rPr>
          <w:rFonts w:hint="eastAsia"/>
          <w:lang w:val="en-US" w:eastAsia="zh-CN"/>
        </w:rPr>
        <w:t>姜亚文.农机装备制造企业主导的服务生态系统构建及共生演化研究[D].江苏大学,2022</w:t>
      </w:r>
    </w:p>
    <w:p w14:paraId="4F0F7BBA">
      <w:pPr>
        <w:numPr>
          <w:ilvl w:val="0"/>
          <w:numId w:val="8"/>
        </w:numPr>
        <w:rPr>
          <w:rFonts w:hint="eastAsia"/>
          <w:lang w:val="en-US" w:eastAsia="zh-CN"/>
        </w:rPr>
      </w:pPr>
      <w:r>
        <w:rPr>
          <w:rFonts w:hint="eastAsia"/>
          <w:lang w:val="en-US" w:eastAsia="zh-CN"/>
        </w:rPr>
        <w:t>李彦平,欧阳迪.关于武器装备数字化建设中相关问题的思考和建议[J].兵工自动化,2024,(12):8-11.</w:t>
      </w:r>
    </w:p>
    <w:p w14:paraId="56A0FC90">
      <w:pPr>
        <w:numPr>
          <w:ilvl w:val="0"/>
          <w:numId w:val="8"/>
        </w:numPr>
        <w:rPr>
          <w:rFonts w:hint="eastAsia"/>
          <w:lang w:val="en-US" w:eastAsia="zh-CN"/>
        </w:rPr>
      </w:pPr>
      <w:r>
        <w:rPr>
          <w:rFonts w:hint="eastAsia"/>
          <w:lang w:val="en-US" w:eastAsia="zh-CN"/>
        </w:rPr>
        <w:t>黎小华,许艾明,张整新,等. 航空装备数字化供应链协同制造云平台研究[J]. 现代制造工程,2022(11):8-15.</w:t>
      </w:r>
    </w:p>
    <w:p w14:paraId="57B0DE5D">
      <w:pPr>
        <w:numPr>
          <w:ilvl w:val="0"/>
          <w:numId w:val="8"/>
        </w:numPr>
        <w:rPr>
          <w:rFonts w:hint="eastAsia"/>
          <w:lang w:val="en-US" w:eastAsia="zh-CN"/>
        </w:rPr>
      </w:pPr>
      <w:r>
        <w:rPr>
          <w:rFonts w:hint="eastAsia"/>
          <w:lang w:val="en-US" w:eastAsia="zh-CN"/>
        </w:rPr>
        <w:t>刘敏,王丹妮. 高端装备制造企业服务化升级模式选择研究——以陕西高端装备制造企业为例[J]. 产业创新研究,2021(18):42-46.</w:t>
      </w:r>
    </w:p>
    <w:p w14:paraId="15EF5CB0">
      <w:pPr>
        <w:numPr>
          <w:ilvl w:val="0"/>
          <w:numId w:val="8"/>
        </w:numPr>
        <w:rPr>
          <w:rFonts w:hint="eastAsia"/>
          <w:lang w:val="en-US" w:eastAsia="zh-CN"/>
        </w:rPr>
      </w:pPr>
      <w:r>
        <w:rPr>
          <w:rFonts w:hint="eastAsia"/>
          <w:lang w:val="en-US" w:eastAsia="zh-CN"/>
        </w:rPr>
        <w:t>杨龙,贾广跃,李兵,等. 面向装备制造业的物联网平台研究与设计[J]. 中国机械,2022(15):96-98.</w:t>
      </w:r>
    </w:p>
    <w:p w14:paraId="445E85F9">
      <w:pPr>
        <w:numPr>
          <w:ilvl w:val="0"/>
          <w:numId w:val="8"/>
        </w:numPr>
        <w:rPr>
          <w:rFonts w:hint="eastAsia"/>
          <w:lang w:val="en-US" w:eastAsia="zh-CN"/>
        </w:rPr>
      </w:pPr>
      <w:r>
        <w:rPr>
          <w:rFonts w:hint="eastAsia"/>
          <w:lang w:val="en-US" w:eastAsia="zh-CN"/>
        </w:rPr>
        <w:t>陈思敏. 云制造环境下复杂重型装备任务粒度研究与应用[D]. 重庆:重庆大学,2021.</w:t>
      </w:r>
    </w:p>
    <w:p w14:paraId="56CC2DA7">
      <w:pPr>
        <w:numPr>
          <w:ilvl w:val="0"/>
          <w:numId w:val="8"/>
        </w:numPr>
        <w:rPr>
          <w:rFonts w:hint="eastAsia"/>
          <w:lang w:val="en-US" w:eastAsia="zh-CN"/>
        </w:rPr>
      </w:pPr>
      <w:r>
        <w:rPr>
          <w:rFonts w:hint="eastAsia"/>
          <w:lang w:val="en-US" w:eastAsia="zh-CN"/>
        </w:rPr>
        <w:t>李博. 基于智能Agent的云制造任务云边协同调度方法研究[D]. 重庆:重庆大学,2022.</w:t>
      </w:r>
    </w:p>
    <w:p w14:paraId="5E0302CC">
      <w:pPr>
        <w:numPr>
          <w:ilvl w:val="0"/>
          <w:numId w:val="8"/>
        </w:numPr>
        <w:rPr>
          <w:rFonts w:hint="eastAsia"/>
          <w:lang w:val="en-US" w:eastAsia="zh-CN"/>
        </w:rPr>
      </w:pPr>
      <w:r>
        <w:rPr>
          <w:rFonts w:hint="eastAsia"/>
          <w:lang w:val="en-US" w:eastAsia="zh-CN"/>
        </w:rPr>
        <w:t>马鹏淘,丁华. 煤机装备设计数据共享服务云平台[J]. 机械设计与制造,2023(8):285-288.</w:t>
      </w:r>
    </w:p>
    <w:p w14:paraId="6ABF964E">
      <w:pPr>
        <w:rPr>
          <w:rFonts w:hint="default"/>
          <w:lang w:val="en-US" w:eastAsia="zh-CN"/>
        </w:rPr>
      </w:pPr>
      <w:r>
        <w:rPr>
          <w:rFonts w:hint="default"/>
          <w:lang w:val="en-US" w:eastAsia="zh-CN"/>
        </w:rPr>
        <w:t>[1]马红梅.基于云计算的大规模数据处理技术研究[J].信息记录材料,2024,25(02):214-216.</w:t>
      </w:r>
    </w:p>
    <w:p w14:paraId="3F9F9C47">
      <w:pPr>
        <w:rPr>
          <w:rFonts w:hint="default"/>
          <w:lang w:val="en-US" w:eastAsia="zh-CN"/>
        </w:rPr>
      </w:pPr>
      <w:r>
        <w:rPr>
          <w:rFonts w:hint="default"/>
          <w:lang w:val="en-US" w:eastAsia="zh-CN"/>
        </w:rPr>
        <w:t>[</w:t>
      </w:r>
      <w:r>
        <w:rPr>
          <w:rFonts w:hint="eastAsia"/>
          <w:lang w:val="en-US" w:eastAsia="zh-CN"/>
        </w:rPr>
        <w:t>2</w:t>
      </w:r>
      <w:r>
        <w:rPr>
          <w:rFonts w:hint="default"/>
          <w:lang w:val="en-US" w:eastAsia="zh-CN"/>
        </w:rPr>
        <w:t>]周浩浩，马武彬，吴亚辉，邓苏.CPS中面向区间任务的多类资源分配方法[J].运筹与管理,2024,33(9): 106-112</w:t>
      </w:r>
    </w:p>
    <w:p w14:paraId="4122E97B">
      <w:pPr>
        <w:rPr>
          <w:rFonts w:hint="default"/>
          <w:lang w:val="en-US" w:eastAsia="zh-CN"/>
        </w:rPr>
      </w:pPr>
      <w:r>
        <w:rPr>
          <w:rFonts w:hint="default"/>
          <w:lang w:val="en-US" w:eastAsia="zh-CN"/>
        </w:rPr>
        <w:t>[</w:t>
      </w:r>
      <w:r>
        <w:rPr>
          <w:rFonts w:hint="eastAsia"/>
          <w:lang w:val="en-US" w:eastAsia="zh-CN"/>
        </w:rPr>
        <w:t>3</w:t>
      </w:r>
      <w:r>
        <w:rPr>
          <w:rFonts w:hint="default"/>
          <w:lang w:val="en-US" w:eastAsia="zh-CN"/>
        </w:rPr>
        <w:t>]范贵生，陈兴鹏，虞慧群.一种基于优先级的云工作流动态调度方法[J].小型微型计算机系统,2023,44(7): 1367-1374</w:t>
      </w:r>
    </w:p>
    <w:p w14:paraId="1DC853A4">
      <w:pPr>
        <w:rPr>
          <w:rFonts w:hint="default"/>
          <w:lang w:val="en-US" w:eastAsia="zh-CN"/>
        </w:rPr>
      </w:pPr>
      <w:r>
        <w:rPr>
          <w:rFonts w:hint="default"/>
          <w:lang w:val="en-US" w:eastAsia="zh-CN"/>
        </w:rPr>
        <w:t>[</w:t>
      </w:r>
      <w:r>
        <w:rPr>
          <w:rFonts w:hint="eastAsia"/>
          <w:lang w:val="en-US" w:eastAsia="zh-CN"/>
        </w:rPr>
        <w:t>4</w:t>
      </w:r>
      <w:r>
        <w:rPr>
          <w:rFonts w:hint="default"/>
          <w:lang w:val="en-US" w:eastAsia="zh-CN"/>
        </w:rPr>
        <w:t>]龚凤梅，牛威，梁志锋，白军辉.基于贪婪算法的态势感知装备资源调度研究[J].科技创新与生产力,2024,45(11): 84-87，90</w:t>
      </w:r>
    </w:p>
    <w:p w14:paraId="01C46110">
      <w:pPr>
        <w:rPr>
          <w:rFonts w:hint="default"/>
          <w:lang w:val="en-US" w:eastAsia="zh-CN"/>
        </w:rPr>
      </w:pPr>
      <w:r>
        <w:rPr>
          <w:rFonts w:hint="eastAsia"/>
          <w:lang w:val="en-US" w:eastAsia="zh-CN"/>
        </w:rPr>
        <w:t>[5]</w:t>
      </w:r>
      <w:r>
        <w:rPr>
          <w:rFonts w:hint="default"/>
          <w:lang w:val="en-US" w:eastAsia="zh-CN"/>
        </w:rPr>
        <w:t xml:space="preserve">Thanedar, M.A., Panda, S.K. Energy and priority-aware scheduling algorithm for handling delay-sensitive tasks in fog-enabled vehicular networks. J Supercomput 80, 14346–14368 (2024). </w:t>
      </w:r>
    </w:p>
    <w:p w14:paraId="11BE3FC6">
      <w:pPr>
        <w:rPr>
          <w:rFonts w:hint="default"/>
          <w:lang w:val="en-US" w:eastAsia="zh-CN"/>
        </w:rPr>
      </w:pPr>
      <w:r>
        <w:rPr>
          <w:rFonts w:hint="eastAsia"/>
          <w:lang w:val="en-US" w:eastAsia="zh-CN"/>
        </w:rPr>
        <w:t>[6]</w:t>
      </w:r>
      <w:r>
        <w:rPr>
          <w:rFonts w:hint="default"/>
          <w:lang w:val="en-US" w:eastAsia="zh-CN"/>
        </w:rPr>
        <w:t>Wang, Y., Han, Y., Wang, Y. et al. Energy-efficient optimization for distributed blocking hybrid flowshop scheduling: a self-regulating iterative greedy algorithm under makespan constraint. Optim Eng 26, 431–478 (2025)</w:t>
      </w:r>
    </w:p>
    <w:p w14:paraId="40DB0EBC">
      <w:pPr>
        <w:rPr>
          <w:rFonts w:hint="default"/>
          <w:lang w:val="en-US" w:eastAsia="zh-CN"/>
        </w:rPr>
      </w:pPr>
      <w:r>
        <w:rPr>
          <w:rFonts w:hint="default"/>
          <w:lang w:val="en-US" w:eastAsia="zh-CN"/>
        </w:rPr>
        <w:t>[</w:t>
      </w:r>
      <w:r>
        <w:rPr>
          <w:rFonts w:hint="eastAsia"/>
          <w:lang w:val="en-US" w:eastAsia="zh-CN"/>
        </w:rPr>
        <w:t>7</w:t>
      </w:r>
      <w:r>
        <w:rPr>
          <w:rFonts w:hint="default"/>
          <w:lang w:val="en-US" w:eastAsia="zh-CN"/>
        </w:rPr>
        <w:t>]黄焯真.基于改进蚁群算法的数据传输资源优化调度方法研究[J].信息技术与信息化,2024,(11):174-176+181.</w:t>
      </w:r>
    </w:p>
    <w:p w14:paraId="1DA8F979">
      <w:pPr>
        <w:rPr>
          <w:rFonts w:hint="default"/>
          <w:lang w:val="en-US" w:eastAsia="zh-CN"/>
        </w:rPr>
      </w:pPr>
      <w:r>
        <w:rPr>
          <w:rFonts w:hint="default"/>
          <w:lang w:val="en-US" w:eastAsia="zh-CN"/>
        </w:rPr>
        <w:t>[</w:t>
      </w:r>
      <w:r>
        <w:rPr>
          <w:rFonts w:hint="eastAsia"/>
          <w:lang w:val="en-US" w:eastAsia="zh-CN"/>
        </w:rPr>
        <w:t>8</w:t>
      </w:r>
      <w:r>
        <w:rPr>
          <w:rFonts w:hint="default"/>
          <w:lang w:val="en-US" w:eastAsia="zh-CN"/>
        </w:rPr>
        <w:t>]王娟,郑超,崔海青,等.基于改进粒子群的并行自动测试任务调度方法[J].电光与控制,2024,31(11):90-95+108.</w:t>
      </w:r>
    </w:p>
    <w:p w14:paraId="2FBC7557">
      <w:pPr>
        <w:rPr>
          <w:rFonts w:hint="default"/>
          <w:lang w:val="en-US" w:eastAsia="zh-CN"/>
        </w:rPr>
      </w:pPr>
      <w:r>
        <w:rPr>
          <w:rFonts w:hint="eastAsia"/>
          <w:lang w:val="en-US" w:eastAsia="zh-CN"/>
        </w:rPr>
        <w:t>[9]</w:t>
      </w:r>
      <w:r>
        <w:rPr>
          <w:rFonts w:hint="default"/>
          <w:lang w:val="en-US" w:eastAsia="zh-CN"/>
        </w:rPr>
        <w:t>Rabet, R., Sajadi, S.M. &amp; Tootoonchy, M. A hybrid metaheuristic and simulation approach towards green project scheduling. Ann Oper Res (2024).</w:t>
      </w:r>
    </w:p>
    <w:p w14:paraId="311D4A7F">
      <w:pPr>
        <w:rPr>
          <w:rFonts w:hint="default"/>
          <w:lang w:val="en-US" w:eastAsia="zh-CN"/>
        </w:rPr>
      </w:pPr>
      <w:r>
        <w:rPr>
          <w:rFonts w:hint="eastAsia"/>
          <w:lang w:val="en-US" w:eastAsia="zh-CN"/>
        </w:rPr>
        <w:t>[10]</w:t>
      </w:r>
      <w:r>
        <w:rPr>
          <w:rFonts w:hint="default"/>
          <w:lang w:val="en-US" w:eastAsia="zh-CN"/>
        </w:rPr>
        <w:t>Zhu, J., Li, Q., Ying, S. et al. Research on Parallel Task Scheduling Algorithm of SaaS Platform Based on Dynamic Adaptive Particle Swarm Optimization in Cloud Service Environment. Int J Comput Intell Syst 17, 260 (2024).</w:t>
      </w:r>
    </w:p>
    <w:p w14:paraId="3E0C42CE">
      <w:pPr>
        <w:rPr>
          <w:rFonts w:hint="default"/>
          <w:lang w:val="en-US" w:eastAsia="zh-CN"/>
        </w:rPr>
      </w:pPr>
    </w:p>
    <w:p w14:paraId="3B1F4101">
      <w:pPr>
        <w:rPr>
          <w:rFonts w:hint="default"/>
          <w:lang w:val="en-US" w:eastAsia="zh-CN"/>
        </w:rPr>
      </w:pPr>
      <w:r>
        <w:rPr>
          <w:rFonts w:hint="default"/>
          <w:lang w:val="en-US" w:eastAsia="zh-CN"/>
        </w:rPr>
        <w:br w:type="page"/>
      </w:r>
    </w:p>
    <w:p w14:paraId="08AAD1D6">
      <w:pPr>
        <w:pStyle w:val="3"/>
        <w:bidi w:val="0"/>
        <w:jc w:val="center"/>
        <w:rPr>
          <w:rFonts w:hint="default"/>
          <w:lang w:val="en-US" w:eastAsia="zh-CN"/>
        </w:rPr>
      </w:pPr>
      <w:r>
        <w:rPr>
          <w:rFonts w:hint="eastAsia"/>
          <w:lang w:val="en-US" w:eastAsia="zh-CN"/>
        </w:rPr>
        <w:t>致谢</w:t>
      </w: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lmyg" w:date="2024-12-25T21:53:56Z" w:initials="">
    <w:p w14:paraId="2D749FF9">
      <w:pPr>
        <w:pStyle w:val="6"/>
        <w:rPr>
          <w:rFonts w:hint="eastAsia"/>
          <w:lang w:val="en-US" w:eastAsia="zh-CN"/>
        </w:rPr>
      </w:pPr>
      <w:r>
        <w:rPr>
          <w:rFonts w:hint="eastAsia"/>
          <w:lang w:val="en-US" w:eastAsia="zh-CN"/>
        </w:rPr>
        <w:t>目标：效率最大化or产出最大化</w:t>
      </w:r>
    </w:p>
    <w:p w14:paraId="1EAFDA85">
      <w:pPr>
        <w:pStyle w:val="6"/>
        <w:rPr>
          <w:rFonts w:hint="default"/>
          <w:lang w:val="en-US" w:eastAsia="zh-CN"/>
        </w:rPr>
      </w:pPr>
      <w:r>
        <w:rPr>
          <w:rFonts w:hint="eastAsia"/>
          <w:lang w:val="en-US" w:eastAsia="zh-CN"/>
        </w:rPr>
        <w:t>包括哪些资源，资源类别</w:t>
      </w:r>
    </w:p>
  </w:comment>
  <w:comment w:id="1" w:author="lmyg" w:date="2025-02-06T20:07:58Z" w:initials="">
    <w:p w14:paraId="707EC12A">
      <w:pPr>
        <w:pStyle w:val="6"/>
        <w:rPr>
          <w:rFonts w:hint="default" w:eastAsiaTheme="minorEastAsia"/>
          <w:lang w:val="en-US" w:eastAsia="zh-CN"/>
        </w:rPr>
      </w:pPr>
      <w:r>
        <w:rPr>
          <w:rFonts w:hint="eastAsia"/>
          <w:lang w:val="en-US" w:eastAsia="zh-CN"/>
        </w:rPr>
        <w:t>解释为什么成为核心问题</w:t>
      </w:r>
    </w:p>
  </w:comment>
  <w:comment w:id="2" w:author="lmyg" w:date="2025-02-22T09:15:58Z" w:initials="">
    <w:p w14:paraId="48A9A2DD">
      <w:pPr>
        <w:pStyle w:val="6"/>
        <w:rPr>
          <w:rFonts w:hint="default" w:eastAsiaTheme="minorEastAsia"/>
          <w:lang w:val="en-US" w:eastAsia="zh-CN"/>
        </w:rPr>
      </w:pPr>
      <w:r>
        <w:rPr>
          <w:rFonts w:hint="eastAsia"/>
          <w:lang w:val="en-US" w:eastAsia="zh-CN"/>
        </w:rPr>
        <w:t>文献摘抄，后期需要进行修改</w:t>
      </w:r>
    </w:p>
  </w:comment>
  <w:comment w:id="3" w:author="lmyg" w:date="2025-02-06T19:58:42Z" w:initials="">
    <w:p w14:paraId="7080EC29">
      <w:pPr>
        <w:pStyle w:val="6"/>
        <w:rPr>
          <w:rFonts w:hint="default" w:eastAsiaTheme="minorEastAsia"/>
          <w:lang w:val="en-US" w:eastAsia="zh-CN"/>
        </w:rPr>
      </w:pPr>
      <w:r>
        <w:rPr>
          <w:rFonts w:hint="eastAsia"/>
          <w:lang w:val="en-US" w:eastAsia="zh-CN"/>
        </w:rPr>
        <w:t>需要再润色一下</w:t>
      </w:r>
    </w:p>
  </w:comment>
  <w:comment w:id="4" w:author="lmyg" w:date="2025-03-09T17:52:41Z" w:initials="">
    <w:p w14:paraId="73E2D3EA">
      <w:pPr>
        <w:pStyle w:val="6"/>
        <w:rPr>
          <w:rFonts w:hint="default" w:eastAsiaTheme="minorEastAsia"/>
          <w:lang w:val="en-US" w:eastAsia="zh-CN"/>
        </w:rPr>
      </w:pPr>
      <w:r>
        <w:rPr>
          <w:rFonts w:hint="eastAsia"/>
          <w:lang w:val="en-US" w:eastAsia="zh-CN"/>
        </w:rPr>
        <w:t>具体求解算法待定</w:t>
      </w:r>
    </w:p>
  </w:comment>
  <w:comment w:id="5" w:author="lmyg" w:date="2025-03-09T17:57:52Z" w:initials="">
    <w:p w14:paraId="427E41D5">
      <w:pPr>
        <w:pStyle w:val="6"/>
        <w:rPr>
          <w:rFonts w:hint="default" w:eastAsiaTheme="minorEastAsia"/>
          <w:lang w:val="en-US" w:eastAsia="zh-CN"/>
        </w:rPr>
      </w:pPr>
      <w:r>
        <w:rPr>
          <w:rFonts w:hint="eastAsia"/>
          <w:lang w:val="en-US" w:eastAsia="zh-CN"/>
        </w:rPr>
        <w:t>标题待定</w:t>
      </w:r>
    </w:p>
  </w:comment>
  <w:comment w:id="6" w:author="lmyg" w:date="2025-03-09T18:01:37Z" w:initials="">
    <w:p w14:paraId="2C9F98D4">
      <w:pPr>
        <w:pStyle w:val="6"/>
        <w:rPr>
          <w:rFonts w:hint="default" w:eastAsiaTheme="minorEastAsia"/>
          <w:lang w:val="en-US" w:eastAsia="zh-CN"/>
        </w:rPr>
      </w:pPr>
      <w:r>
        <w:rPr>
          <w:rFonts w:hint="eastAsia"/>
          <w:lang w:val="en-US" w:eastAsia="zh-CN"/>
        </w:rPr>
        <w:t>考虑两个目标，还是只考虑其中的一个目标</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EAFDA85" w15:done="0"/>
  <w15:commentEx w15:paraId="707EC12A" w15:done="0"/>
  <w15:commentEx w15:paraId="48A9A2DD" w15:done="0"/>
  <w15:commentEx w15:paraId="7080EC29" w15:done="0"/>
  <w15:commentEx w15:paraId="73E2D3EA" w15:done="0"/>
  <w15:commentEx w15:paraId="427E41D5" w15:done="0"/>
  <w15:commentEx w15:paraId="2C9F98D4"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ADA8C2"/>
    <w:multiLevelType w:val="singleLevel"/>
    <w:tmpl w:val="B1ADA8C2"/>
    <w:lvl w:ilvl="0" w:tentative="0">
      <w:start w:val="1"/>
      <w:numFmt w:val="decimal"/>
      <w:lvlText w:val="[%1]"/>
      <w:lvlJc w:val="left"/>
      <w:pPr>
        <w:tabs>
          <w:tab w:val="left" w:pos="312"/>
        </w:tabs>
      </w:pPr>
    </w:lvl>
  </w:abstractNum>
  <w:abstractNum w:abstractNumId="1">
    <w:nsid w:val="B473B741"/>
    <w:multiLevelType w:val="singleLevel"/>
    <w:tmpl w:val="B473B741"/>
    <w:lvl w:ilvl="0" w:tentative="0">
      <w:start w:val="1"/>
      <w:numFmt w:val="decimal"/>
      <w:suff w:val="nothing"/>
      <w:lvlText w:val="（%1）"/>
      <w:lvlJc w:val="left"/>
    </w:lvl>
  </w:abstractNum>
  <w:abstractNum w:abstractNumId="2">
    <w:nsid w:val="B70F2308"/>
    <w:multiLevelType w:val="singleLevel"/>
    <w:tmpl w:val="B70F2308"/>
    <w:lvl w:ilvl="0" w:tentative="0">
      <w:start w:val="1"/>
      <w:numFmt w:val="decimal"/>
      <w:lvlText w:val="[%1]"/>
      <w:lvlJc w:val="left"/>
      <w:pPr>
        <w:tabs>
          <w:tab w:val="left" w:pos="312"/>
        </w:tabs>
      </w:pPr>
    </w:lvl>
  </w:abstractNum>
  <w:abstractNum w:abstractNumId="3">
    <w:nsid w:val="F28C0080"/>
    <w:multiLevelType w:val="singleLevel"/>
    <w:tmpl w:val="F28C0080"/>
    <w:lvl w:ilvl="0" w:tentative="0">
      <w:start w:val="1"/>
      <w:numFmt w:val="decimal"/>
      <w:suff w:val="nothing"/>
      <w:lvlText w:val="（%1）"/>
      <w:lvlJc w:val="left"/>
    </w:lvl>
  </w:abstractNum>
  <w:abstractNum w:abstractNumId="4">
    <w:nsid w:val="FC380528"/>
    <w:multiLevelType w:val="singleLevel"/>
    <w:tmpl w:val="FC380528"/>
    <w:lvl w:ilvl="0" w:tentative="0">
      <w:start w:val="1"/>
      <w:numFmt w:val="decimal"/>
      <w:suff w:val="space"/>
      <w:lvlText w:val="第%1章"/>
      <w:lvlJc w:val="left"/>
    </w:lvl>
  </w:abstractNum>
  <w:abstractNum w:abstractNumId="5">
    <w:nsid w:val="FFF45F20"/>
    <w:multiLevelType w:val="singleLevel"/>
    <w:tmpl w:val="FFF45F20"/>
    <w:lvl w:ilvl="0" w:tentative="0">
      <w:start w:val="1"/>
      <w:numFmt w:val="decimal"/>
      <w:suff w:val="nothing"/>
      <w:lvlText w:val="（%1）"/>
      <w:lvlJc w:val="left"/>
    </w:lvl>
  </w:abstractNum>
  <w:abstractNum w:abstractNumId="6">
    <w:nsid w:val="331A8002"/>
    <w:multiLevelType w:val="singleLevel"/>
    <w:tmpl w:val="331A8002"/>
    <w:lvl w:ilvl="0" w:tentative="0">
      <w:start w:val="1"/>
      <w:numFmt w:val="decimal"/>
      <w:suff w:val="nothing"/>
      <w:lvlText w:val="（%1）"/>
      <w:lvlJc w:val="left"/>
    </w:lvl>
  </w:abstractNum>
  <w:abstractNum w:abstractNumId="7">
    <w:nsid w:val="7076D7C6"/>
    <w:multiLevelType w:val="singleLevel"/>
    <w:tmpl w:val="7076D7C6"/>
    <w:lvl w:ilvl="0" w:tentative="0">
      <w:start w:val="1"/>
      <w:numFmt w:val="decimal"/>
      <w:suff w:val="nothing"/>
      <w:lvlText w:val="（%1）"/>
      <w:lvlJc w:val="left"/>
    </w:lvl>
  </w:abstractNum>
  <w:num w:numId="1">
    <w:abstractNumId w:val="4"/>
  </w:num>
  <w:num w:numId="2">
    <w:abstractNumId w:val="6"/>
  </w:num>
  <w:num w:numId="3">
    <w:abstractNumId w:val="5"/>
  </w:num>
  <w:num w:numId="4">
    <w:abstractNumId w:val="3"/>
  </w:num>
  <w:num w:numId="5">
    <w:abstractNumId w:val="7"/>
  </w:num>
  <w:num w:numId="6">
    <w:abstractNumId w:val="1"/>
  </w:num>
  <w:num w:numId="7">
    <w:abstractNumId w:val="0"/>
  </w:num>
  <w:num w:numId="8">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myg">
    <w15:presenceInfo w15:providerId="WPS Office" w15:userId="38942245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revisionView w:markup="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F106AD"/>
    <w:rsid w:val="087C2B8C"/>
    <w:rsid w:val="0BA61399"/>
    <w:rsid w:val="0D1C44B9"/>
    <w:rsid w:val="0D6A28A0"/>
    <w:rsid w:val="0F622C89"/>
    <w:rsid w:val="212C0D20"/>
    <w:rsid w:val="2354279E"/>
    <w:rsid w:val="252704ED"/>
    <w:rsid w:val="272339B7"/>
    <w:rsid w:val="28133A41"/>
    <w:rsid w:val="29CF4AFE"/>
    <w:rsid w:val="2AD63AD0"/>
    <w:rsid w:val="2D33587B"/>
    <w:rsid w:val="2FA9442A"/>
    <w:rsid w:val="32285CBF"/>
    <w:rsid w:val="32C71A38"/>
    <w:rsid w:val="39325C3C"/>
    <w:rsid w:val="3C82452D"/>
    <w:rsid w:val="3D457400"/>
    <w:rsid w:val="3DDB1E0F"/>
    <w:rsid w:val="3EBB24ED"/>
    <w:rsid w:val="3EDD0035"/>
    <w:rsid w:val="421C49F0"/>
    <w:rsid w:val="43921923"/>
    <w:rsid w:val="4410392A"/>
    <w:rsid w:val="46271AF9"/>
    <w:rsid w:val="4A976291"/>
    <w:rsid w:val="4C325F10"/>
    <w:rsid w:val="4EE65AF3"/>
    <w:rsid w:val="52415E44"/>
    <w:rsid w:val="53F50B5D"/>
    <w:rsid w:val="5E5745E7"/>
    <w:rsid w:val="61374F22"/>
    <w:rsid w:val="636D1183"/>
    <w:rsid w:val="64C15BDF"/>
    <w:rsid w:val="6AAD218D"/>
    <w:rsid w:val="77CA60B8"/>
    <w:rsid w:val="7FB353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left="0" w:leftChars="0"/>
      <w:jc w:val="both"/>
    </w:pPr>
    <w:rPr>
      <w:rFonts w:eastAsia="宋体" w:asciiTheme="minorAscii" w:hAnsiTheme="minorAscii"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6"/>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rFonts w:eastAsia="黑体" w:asciiTheme="minorAscii" w:hAnsiTheme="minorAscii"/>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6">
    <w:name w:val="annotation text"/>
    <w:basedOn w:val="1"/>
    <w:qFormat/>
    <w:uiPriority w:val="0"/>
    <w:pPr>
      <w:jc w:val="left"/>
    </w:pPr>
  </w:style>
  <w:style w:type="paragraph" w:styleId="7">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1.wmf"/><Relationship Id="rId8" Type="http://schemas.openxmlformats.org/officeDocument/2006/relationships/oleObject" Target="embeddings/oleObject1.bin"/><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6" Type="http://schemas.microsoft.com/office/2011/relationships/people" Target="people.xml"/><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customXml" Target="../customXml/item1.xml"/><Relationship Id="rId42" Type="http://schemas.openxmlformats.org/officeDocument/2006/relationships/image" Target="media/image20.png"/><Relationship Id="rId41" Type="http://schemas.openxmlformats.org/officeDocument/2006/relationships/image" Target="media/image19.png"/><Relationship Id="rId40" Type="http://schemas.openxmlformats.org/officeDocument/2006/relationships/image" Target="media/image18.png"/><Relationship Id="rId4" Type="http://schemas.microsoft.com/office/2011/relationships/commentsExtended" Target="commentsExtended.xml"/><Relationship Id="rId39" Type="http://schemas.openxmlformats.org/officeDocument/2006/relationships/image" Target="media/image17.png"/><Relationship Id="rId38" Type="http://schemas.openxmlformats.org/officeDocument/2006/relationships/image" Target="media/image16.wmf"/><Relationship Id="rId37" Type="http://schemas.openxmlformats.org/officeDocument/2006/relationships/oleObject" Target="embeddings/oleObject15.bin"/><Relationship Id="rId36" Type="http://schemas.openxmlformats.org/officeDocument/2006/relationships/image" Target="media/image15.wmf"/><Relationship Id="rId35" Type="http://schemas.openxmlformats.org/officeDocument/2006/relationships/oleObject" Target="embeddings/oleObject14.bin"/><Relationship Id="rId34" Type="http://schemas.openxmlformats.org/officeDocument/2006/relationships/image" Target="media/image14.wmf"/><Relationship Id="rId33" Type="http://schemas.openxmlformats.org/officeDocument/2006/relationships/oleObject" Target="embeddings/oleObject13.bin"/><Relationship Id="rId32" Type="http://schemas.openxmlformats.org/officeDocument/2006/relationships/image" Target="media/image13.wmf"/><Relationship Id="rId31" Type="http://schemas.openxmlformats.org/officeDocument/2006/relationships/oleObject" Target="embeddings/oleObject12.bin"/><Relationship Id="rId30" Type="http://schemas.openxmlformats.org/officeDocument/2006/relationships/image" Target="media/image12.wmf"/><Relationship Id="rId3" Type="http://schemas.openxmlformats.org/officeDocument/2006/relationships/comments" Target="comments.xml"/><Relationship Id="rId29" Type="http://schemas.openxmlformats.org/officeDocument/2006/relationships/oleObject" Target="embeddings/oleObject11.bin"/><Relationship Id="rId28" Type="http://schemas.openxmlformats.org/officeDocument/2006/relationships/image" Target="media/image11.wmf"/><Relationship Id="rId27" Type="http://schemas.openxmlformats.org/officeDocument/2006/relationships/oleObject" Target="embeddings/oleObject10.bin"/><Relationship Id="rId26" Type="http://schemas.openxmlformats.org/officeDocument/2006/relationships/image" Target="media/image10.wmf"/><Relationship Id="rId25" Type="http://schemas.openxmlformats.org/officeDocument/2006/relationships/oleObject" Target="embeddings/oleObject9.bin"/><Relationship Id="rId24" Type="http://schemas.openxmlformats.org/officeDocument/2006/relationships/image" Target="media/image9.wmf"/><Relationship Id="rId23" Type="http://schemas.openxmlformats.org/officeDocument/2006/relationships/oleObject" Target="embeddings/oleObject8.bin"/><Relationship Id="rId22" Type="http://schemas.openxmlformats.org/officeDocument/2006/relationships/image" Target="media/image8.png"/><Relationship Id="rId21" Type="http://schemas.openxmlformats.org/officeDocument/2006/relationships/image" Target="media/image7.wmf"/><Relationship Id="rId20" Type="http://schemas.openxmlformats.org/officeDocument/2006/relationships/oleObject" Target="embeddings/oleObject7.bin"/><Relationship Id="rId2" Type="http://schemas.openxmlformats.org/officeDocument/2006/relationships/settings" Target="settings.xml"/><Relationship Id="rId19" Type="http://schemas.openxmlformats.org/officeDocument/2006/relationships/image" Target="media/image6.wmf"/><Relationship Id="rId18" Type="http://schemas.openxmlformats.org/officeDocument/2006/relationships/oleObject" Target="embeddings/oleObject6.bin"/><Relationship Id="rId17" Type="http://schemas.openxmlformats.org/officeDocument/2006/relationships/image" Target="media/image5.wmf"/><Relationship Id="rId16" Type="http://schemas.openxmlformats.org/officeDocument/2006/relationships/oleObject" Target="embeddings/oleObject5.bin"/><Relationship Id="rId15" Type="http://schemas.openxmlformats.org/officeDocument/2006/relationships/image" Target="media/image4.wmf"/><Relationship Id="rId14" Type="http://schemas.openxmlformats.org/officeDocument/2006/relationships/oleObject" Target="embeddings/oleObject4.bin"/><Relationship Id="rId13" Type="http://schemas.openxmlformats.org/officeDocument/2006/relationships/image" Target="media/image3.wmf"/><Relationship Id="rId12" Type="http://schemas.openxmlformats.org/officeDocument/2006/relationships/oleObject" Target="embeddings/oleObject3.bin"/><Relationship Id="rId11" Type="http://schemas.openxmlformats.org/officeDocument/2006/relationships/image" Target="media/image2.wmf"/><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extobjs>
    <extobj name="ECB019B1-382A-4266-B25C-5B523AA43C14-1">
      <extobjdata type="ECB019B1-382A-4266-B25C-5B523AA43C14" data="ewoJIkZpbGVJZCIgOiAiMzk4MzQwOTcxNTUyIiwKCSJHcm91cElkIiA6ICI4OTg1NDAyNDYiLAoJIkltYWdlIiA6ICJpVkJPUncwS0dnb0FBQUFOU1VoRVVnQUFBekVBQUFPN0NBWUFBQUJrdlFvK0FBQUFBWE5TUjBJQXJzNGM2UUFBSUFCSlJFRlVlSnpzM1hkMHpmZi9CL0RuNTk2Ym5aQ0ZpQlVrcVpXUUdLM1VIZzFWbzFyVXFwYVdxcTFhUlV1cnFyVG16NjVHbGFLaTFLclpDbUxGaWdnaEVnUkJaQkZaTjduai9mc2p6ZjI2N28xRVJHN0c4M0ZPejhsbnYyNmtmSjU1TDRD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UxPNy9BWE15S01vK0R3dklBQUFBQUVsRlRrU3VRbUNDIiwKCSJUaGVtZSIgOiAiIiwKCSJUeXBlIiA6ICJmbG93IiwKCSJVc2VySWQiIDogIjgyODAxNDIyMSIsCgkiVmVyc2lvbiIgOiAiMzY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749</Words>
  <Characters>777</Characters>
  <Lines>0</Lines>
  <Paragraphs>0</Paragraphs>
  <TotalTime>111</TotalTime>
  <ScaleCrop>false</ScaleCrop>
  <LinksUpToDate>false</LinksUpToDate>
  <CharactersWithSpaces>779</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2024-12-23T11:04:00Z</dcterms:created>
  <dc:creator>admin</dc:creator>
  <cp:lastModifiedBy>lmyg</cp:lastModifiedBy>
  <dcterms:modified xsi:type="dcterms:W3CDTF">2025-05-05T03:07:52Z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DFB930EF75C84C829ABA9EC3C4887FBB_12</vt:lpwstr>
  </property>
  <property fmtid="{D5CDD505-2E9C-101B-9397-08002B2CF9AE}" pid="4" name="KSOTemplateDocerSaveRecord">
    <vt:lpwstr>eyJoZGlkIjoiOGVlNjAxNjhkNzY1NDIzYmVkOTQxZGM2YWZiZjU1OWQiLCJ1c2VySWQiOiI4MjgwMTQyMjEifQ==</vt:lpwstr>
  </property>
</Properties>
</file>